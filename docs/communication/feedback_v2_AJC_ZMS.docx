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68080" w14:textId="77777777" w:rsidR="00A42783" w:rsidRDefault="00A27EE7">
      <w:pPr>
        <w:spacing w:before="37"/>
        <w:ind w:left="119"/>
        <w:rPr>
          <w:rFonts w:ascii="Times New Roman"/>
          <w:sz w:val="48"/>
        </w:rPr>
      </w:pPr>
      <w:proofErr w:type="spellStart"/>
      <w:r>
        <w:rPr>
          <w:rFonts w:ascii="Times New Roman"/>
          <w:color w:val="626262"/>
          <w:sz w:val="48"/>
        </w:rPr>
        <w:t>i</w:t>
      </w:r>
      <w:proofErr w:type="spellEnd"/>
    </w:p>
    <w:p w14:paraId="5A1C7442" w14:textId="77777777" w:rsidR="00A42783" w:rsidRDefault="00A27EE7">
      <w:pPr>
        <w:tabs>
          <w:tab w:val="left" w:pos="4551"/>
          <w:tab w:val="left" w:pos="7516"/>
        </w:tabs>
        <w:spacing w:before="112"/>
        <w:ind w:left="532"/>
        <w:rPr>
          <w:b/>
          <w:sz w:val="60"/>
        </w:rPr>
      </w:pPr>
      <w:commentRangeStart w:id="0"/>
      <w:commentRangeStart w:id="1"/>
      <w:r>
        <w:rPr>
          <w:b/>
          <w:color w:val="010101"/>
          <w:w w:val="125"/>
          <w:sz w:val="60"/>
        </w:rPr>
        <w:t>Grassland</w:t>
      </w:r>
      <w:commentRangeEnd w:id="0"/>
      <w:r w:rsidR="00243393">
        <w:rPr>
          <w:rStyle w:val="CommentReference"/>
        </w:rPr>
        <w:commentReference w:id="0"/>
      </w:r>
      <w:commentRangeEnd w:id="1"/>
      <w:r w:rsidR="00EC6C02">
        <w:rPr>
          <w:rStyle w:val="CommentReference"/>
        </w:rPr>
        <w:commentReference w:id="1"/>
      </w:r>
      <w:r>
        <w:rPr>
          <w:b/>
          <w:color w:val="010101"/>
          <w:w w:val="125"/>
          <w:sz w:val="60"/>
        </w:rPr>
        <w:tab/>
        <w:t>Birds</w:t>
      </w:r>
      <w:r>
        <w:rPr>
          <w:b/>
          <w:color w:val="010101"/>
          <w:spacing w:val="-25"/>
          <w:w w:val="125"/>
          <w:sz w:val="60"/>
        </w:rPr>
        <w:t xml:space="preserve"> </w:t>
      </w:r>
      <w:r>
        <w:rPr>
          <w:b/>
          <w:color w:val="010101"/>
          <w:w w:val="125"/>
          <w:sz w:val="60"/>
        </w:rPr>
        <w:t>in</w:t>
      </w:r>
      <w:r>
        <w:rPr>
          <w:b/>
          <w:color w:val="010101"/>
          <w:w w:val="125"/>
          <w:sz w:val="60"/>
        </w:rPr>
        <w:tab/>
        <w:t>Ontario</w:t>
      </w:r>
    </w:p>
    <w:p w14:paraId="10A4E5F1" w14:textId="77777777" w:rsidR="00A42783" w:rsidRDefault="00A27EE7">
      <w:pPr>
        <w:pStyle w:val="Heading3"/>
        <w:tabs>
          <w:tab w:val="left" w:pos="2672"/>
          <w:tab w:val="left" w:pos="5012"/>
        </w:tabs>
        <w:spacing w:before="125"/>
        <w:ind w:left="578"/>
      </w:pPr>
      <w:r>
        <w:rPr>
          <w:color w:val="010101"/>
          <w:w w:val="130"/>
        </w:rPr>
        <w:t>Balancing</w:t>
      </w:r>
      <w:r>
        <w:rPr>
          <w:color w:val="010101"/>
          <w:w w:val="130"/>
        </w:rPr>
        <w:tab/>
        <w:t>Agriculture</w:t>
      </w:r>
      <w:r>
        <w:rPr>
          <w:color w:val="010101"/>
          <w:w w:val="130"/>
        </w:rPr>
        <w:tab/>
        <w:t>and</w:t>
      </w:r>
      <w:r>
        <w:rPr>
          <w:color w:val="010101"/>
          <w:spacing w:val="59"/>
          <w:w w:val="130"/>
        </w:rPr>
        <w:t xml:space="preserve"> </w:t>
      </w:r>
      <w:r>
        <w:rPr>
          <w:color w:val="010101"/>
          <w:w w:val="130"/>
        </w:rPr>
        <w:t>Conservation</w:t>
      </w:r>
    </w:p>
    <w:p w14:paraId="2115F97D" w14:textId="77777777" w:rsidR="00A42783" w:rsidRDefault="00A42783">
      <w:pPr>
        <w:pStyle w:val="BodyText"/>
        <w:rPr>
          <w:b/>
          <w:sz w:val="34"/>
        </w:rPr>
      </w:pPr>
    </w:p>
    <w:p w14:paraId="6310E6F5" w14:textId="77777777" w:rsidR="00A42783" w:rsidRDefault="00A42783">
      <w:pPr>
        <w:pStyle w:val="BodyText"/>
        <w:spacing w:before="11"/>
        <w:rPr>
          <w:b/>
          <w:sz w:val="36"/>
        </w:rPr>
      </w:pPr>
    </w:p>
    <w:p w14:paraId="1A7927D6" w14:textId="77777777" w:rsidR="00A42783" w:rsidRDefault="00A27EE7">
      <w:pPr>
        <w:pStyle w:val="BodyText"/>
        <w:spacing w:line="314" w:lineRule="auto"/>
        <w:ind w:left="532" w:right="1834" w:hanging="7"/>
      </w:pPr>
      <w:r>
        <w:rPr>
          <w:noProof/>
        </w:rPr>
        <w:drawing>
          <wp:anchor distT="0" distB="0" distL="0" distR="0" simplePos="0" relativeHeight="251511808" behindDoc="1" locked="0" layoutInCell="1" allowOverlap="1" wp14:anchorId="28BF0443" wp14:editId="43134346">
            <wp:simplePos x="0" y="0"/>
            <wp:positionH relativeFrom="page">
              <wp:posOffset>3358058</wp:posOffset>
            </wp:positionH>
            <wp:positionV relativeFrom="paragraph">
              <wp:posOffset>70003</wp:posOffset>
            </wp:positionV>
            <wp:extent cx="4408215" cy="5090226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215" cy="5090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del w:id="2" w:author="Andrew Campomizzi" w:date="2024-03-12T14:02:00Z">
        <w:r w:rsidDel="00636EB5">
          <w:rPr>
            <w:color w:val="010101"/>
            <w:w w:val="120"/>
          </w:rPr>
          <w:delText xml:space="preserve">Grassland birds are </w:delText>
        </w:r>
      </w:del>
      <w:ins w:id="3" w:author="Andrew Campomizzi" w:date="2024-03-12T14:02:00Z">
        <w:r w:rsidR="00636EB5">
          <w:rPr>
            <w:color w:val="010101"/>
            <w:w w:val="120"/>
          </w:rPr>
          <w:t xml:space="preserve">Bird </w:t>
        </w:r>
      </w:ins>
      <w:r>
        <w:rPr>
          <w:color w:val="010101"/>
          <w:w w:val="120"/>
        </w:rPr>
        <w:t>species that nest exclusively in grassland</w:t>
      </w:r>
      <w:del w:id="4" w:author="Andrew Campomizzi" w:date="2024-03-12T14:02:00Z">
        <w:r w:rsidDel="00636EB5">
          <w:rPr>
            <w:color w:val="010101"/>
            <w:w w:val="120"/>
          </w:rPr>
          <w:delText>. They</w:delText>
        </w:r>
      </w:del>
      <w:r>
        <w:rPr>
          <w:color w:val="010101"/>
          <w:w w:val="120"/>
        </w:rPr>
        <w:t xml:space="preserve"> are an important part of Ontario's biodiversity. These migratory</w:t>
      </w:r>
    </w:p>
    <w:p w14:paraId="34FA069F" w14:textId="77777777" w:rsidR="00A42783" w:rsidRDefault="00A27EE7">
      <w:pPr>
        <w:pStyle w:val="BodyText"/>
        <w:spacing w:line="314" w:lineRule="auto"/>
        <w:ind w:left="532" w:right="5785" w:hanging="2"/>
      </w:pPr>
      <w:r>
        <w:rPr>
          <w:color w:val="010101"/>
          <w:w w:val="120"/>
        </w:rPr>
        <w:t>species nest in Canada and the USA, and winter  in the south. The majority of grassland  bird nesting habitat in Ontario occurs in</w:t>
      </w:r>
      <w:r>
        <w:rPr>
          <w:color w:val="010101"/>
          <w:spacing w:val="55"/>
          <w:w w:val="120"/>
        </w:rPr>
        <w:t xml:space="preserve"> </w:t>
      </w:r>
      <w:r>
        <w:rPr>
          <w:color w:val="010101"/>
          <w:w w:val="120"/>
        </w:rPr>
        <w:t>grass</w:t>
      </w:r>
    </w:p>
    <w:p w14:paraId="76DCDF58" w14:textId="77777777" w:rsidR="00A42783" w:rsidRDefault="00A27EE7">
      <w:pPr>
        <w:pStyle w:val="BodyText"/>
        <w:ind w:left="530"/>
      </w:pPr>
      <w:r>
        <w:rPr>
          <w:color w:val="010101"/>
          <w:w w:val="125"/>
        </w:rPr>
        <w:t>-dominated hayfields and pastures on farms.</w:t>
      </w:r>
    </w:p>
    <w:p w14:paraId="12712E27" w14:textId="67BBB45C" w:rsidR="00A42783" w:rsidRDefault="00A27EE7">
      <w:pPr>
        <w:pStyle w:val="BodyText"/>
        <w:spacing w:before="3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5508B277" wp14:editId="20FB676E">
                <wp:simplePos x="0" y="0"/>
                <wp:positionH relativeFrom="page">
                  <wp:posOffset>659130</wp:posOffset>
                </wp:positionH>
                <wp:positionV relativeFrom="paragraph">
                  <wp:posOffset>191135</wp:posOffset>
                </wp:positionV>
                <wp:extent cx="403225" cy="1270"/>
                <wp:effectExtent l="0" t="0" r="0" b="0"/>
                <wp:wrapTopAndBottom/>
                <wp:docPr id="19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3225" cy="1270"/>
                        </a:xfrm>
                        <a:custGeom>
                          <a:avLst/>
                          <a:gdLst>
                            <a:gd name="T0" fmla="+- 0 1038 1038"/>
                            <a:gd name="T1" fmla="*/ T0 w 635"/>
                            <a:gd name="T2" fmla="+- 0 1673 1038"/>
                            <a:gd name="T3" fmla="*/ T2 w 63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35">
                              <a:moveTo>
                                <a:pt x="0" y="0"/>
                              </a:moveTo>
                              <a:lnTo>
                                <a:pt x="635" y="0"/>
                              </a:lnTo>
                            </a:path>
                          </a:pathLst>
                        </a:custGeom>
                        <a:noFill/>
                        <a:ln w="61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9E49F" id="Freeform 13" o:spid="_x0000_s1026" style="position:absolute;margin-left:51.9pt;margin-top:15.05pt;width:31.75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//KAAMAAKEGAAAOAAAAZHJzL2Uyb0RvYy54bWysVduO0zAQfUfiHyw/grq5NL1q0xVqWoS0&#10;wEpbPsC1nSYisYPtNl0Q/87YTrptFySEyEM6zoyPz5zxTG/vjnWFDlzpUooURzchRlxQyUqxS/GX&#10;zXowxUgbIhippOApfuIa3y1ev7ptmzmPZSErxhUCEKHnbZPiwphmHgSaFrwm+kY2XIAzl6omBpZq&#10;FzBFWkCvqyAOw3HQSsUaJSnXGr5m3okXDj/POTWf81xzg6oUAzfj3sq9t/YdLG7JfKdIU5S0o0H+&#10;gUVNSgGHnqAyYgjaq/IFVF1SJbXMzQ2VdSDzvKTc5QDZROFVNo8FabjLBcTRzUkm/f9g6afDg0Il&#10;g9rNMBKkhhqtFedWcRQNrT5to+cQ9tg8KJuhbu4l/arBEVx47EJDDNq2HyUDGLI30mlyzFVtd0K2&#10;6OikfzpJz48GUfiYhMM4HmFEwRXFE1eYgMz7rXSvzXsuHQw53Gvj68bAcqqzjvoGapzXFZTw7QCF&#10;KAqHU/fq6nwKi/qwNwHahKhF4+HoOibuYzzUeDL8LdSwD7NQ8TMUsN/1/EjRU6ZH0XEGCxHbJaET&#10;qZHairMBZr06gABBNr8/xMLR17F+T3eEgut/ffEVRnDxtz7ZhhjLzB5hTdSm2Aph17U88I10HnNV&#10;NTjj2VuJ8yi7+5yT98IGCw83xhvuSMv0rKpCrsuqcmWthCMCxXNMtKxKZp2WjFa77bJS6EBsQ7vH&#10;pgJgF2GN0iYjuvBxzuUzVnIvmDul4IStOtuQsvI2AFVOcriYnTL2irpW/jELZ6vpapoMkni8GiRh&#10;lg3erZfJYLyOJqNsmC2XWfTTco6SeVEyxoWl3Y+VKPm7tu0GnB8Ip8Fykd6FCmv3vFQhuKThRIJc&#10;+l9fhL5rfZtvJXuCDlbSz0mY62AUUn3HqIUZmWL9bU8Ux6j6IGAIzaIksUPVLZLRJIaFOvdszz1E&#10;UIBKscFw7625NH4Q7xtV7go4KXL1FvIdTI68tD3uRoxn1S1gDroMupltB+352kU9/7MsfgEAAP//&#10;AwBQSwMEFAAGAAgAAAAhACjAXxDcAAAACQEAAA8AAABkcnMvZG93bnJldi54bWxMj8FOwzAQRO9I&#10;/IO1SNyoXSI1KMSpEFJPiANtL9yceBuHxGsTO2n4e5wTHGdnNPO23C92YDOOoXMkYbsRwJAapztq&#10;JZxPh4cnYCEq0mpwhBJ+MMC+ur0pVaHdlT5wPsaWpRIKhZJgYvQF56ExaFXYOI+UvIsbrYpJji3X&#10;o7qmcjvwRyF23KqO0oJRHl8NNv1xshLy86d/ny5vX6Y9+byeo/g+9L2U93fLyzOwiEv8C8OKn9Ch&#10;Sky1m0gHNiQtsoQeJWRiC2wN7PIMWL0eMuBVyf9/UP0CAAD//wMAUEsBAi0AFAAGAAgAAAAhALaD&#10;OJL+AAAA4QEAABMAAAAAAAAAAAAAAAAAAAAAAFtDb250ZW50X1R5cGVzXS54bWxQSwECLQAUAAYA&#10;CAAAACEAOP0h/9YAAACUAQAACwAAAAAAAAAAAAAAAAAvAQAAX3JlbHMvLnJlbHNQSwECLQAUAAYA&#10;CAAAACEA/Z//ygADAAChBgAADgAAAAAAAAAAAAAAAAAuAgAAZHJzL2Uyb0RvYy54bWxQSwECLQAU&#10;AAYACAAAACEAKMBfENwAAAAJAQAADwAAAAAAAAAAAAAAAABaBQAAZHJzL2Rvd25yZXYueG1sUEsF&#10;BgAAAAAEAAQA8wAAAGMGAAAAAA==&#10;" path="m,l635,e" filled="f" strokeweight=".16953mm">
                <v:path arrowok="t" o:connecttype="custom" o:connectlocs="0,0;40322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9B3577F" wp14:editId="7055401D">
                <wp:simplePos x="0" y="0"/>
                <wp:positionH relativeFrom="page">
                  <wp:posOffset>2320290</wp:posOffset>
                </wp:positionH>
                <wp:positionV relativeFrom="paragraph">
                  <wp:posOffset>191135</wp:posOffset>
                </wp:positionV>
                <wp:extent cx="403225" cy="1270"/>
                <wp:effectExtent l="0" t="0" r="0" b="0"/>
                <wp:wrapTopAndBottom/>
                <wp:docPr id="18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3225" cy="1270"/>
                        </a:xfrm>
                        <a:custGeom>
                          <a:avLst/>
                          <a:gdLst>
                            <a:gd name="T0" fmla="+- 0 3654 3654"/>
                            <a:gd name="T1" fmla="*/ T0 w 635"/>
                            <a:gd name="T2" fmla="+- 0 4288 3654"/>
                            <a:gd name="T3" fmla="*/ T2 w 63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35">
                              <a:moveTo>
                                <a:pt x="0" y="0"/>
                              </a:moveTo>
                              <a:lnTo>
                                <a:pt x="634" y="0"/>
                              </a:lnTo>
                            </a:path>
                          </a:pathLst>
                        </a:custGeom>
                        <a:noFill/>
                        <a:ln w="61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B89511" id="Freeform 12" o:spid="_x0000_s1026" style="position:absolute;margin-left:182.7pt;margin-top:15.05pt;width:31.7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yCkAwMAAKEGAAAOAAAAZHJzL2Uyb0RvYy54bWysVW1v0zAQ/o7Ef7D8EdTlpWnXRUsn1LQI&#10;acCklR/g2k4TkdjGdpsOxH/n7CRd24GEEPmQnnPnx88957ve3h2aGu25NpUUGY6uQoy4oJJVYpvh&#10;L+vVaIaRsUQwUkvBM/zEDb6bv35126qUx7KUNeMaAYgwaasyXFqr0iAwtOQNMVdScQHOQuqGWFjq&#10;bcA0aQG9qYM4DKdBKzVTWlJuDHzNOyeee/yi4NR+LgrDLaozDNysf2v/3rh3ML8l6VYTVVa0p0H+&#10;gUVDKgGHHqFyYgna6eoFVFNRLY0s7BWVTSCLoqLc5wDZROFFNo8lUdznAuIYdZTJ/D9Y+mn/oFHF&#10;oHZQKUEaqNFKc+4UR1Hs9GmVSSHsUT1ol6FR95J+NeAIzjxuYSAGbdqPkgEM2VnpNTkUunE7IVt0&#10;8NI/HaXnB4sofEzCcRxPMKLgiuJrX5iApMNWujP2PZcehuzvje3qxsDyqrOe+hpqXDQ1lPDtCIVo&#10;PJ0k/tXX+RgWDWFvArQOUYum48llTDzEeKgkns1+CzUewhxU/AwF7LcDP1IOlOlB9JzBQsR1SehF&#10;UtI4cdbAbFAHECDI5feHWDj6Mrbb0x+h4fpfXnyNEVz8TZesItYxc0c4E7UZdkK4dSP3fC29x15U&#10;Dc549tbiNGo6Ts44dV7Y4ODhxnSGP9IxPamqkKuqrn1Za+GJROHYMzGyrphzOjJGbzeLWqM9cQ3t&#10;H5cKgJ2FKW1sTkzZxXlXl7GWO8H8KSUnbNnbllR1ZwNQ7SWHi9kr466ob+UfN+HNcracJaMkni5H&#10;SZjno3erRTKarqLrST7OF4s8+uk4R0laVoxx4WgPYyVK/q5t+wHXDYTjYDlL70yFlX9eqhCc0/Ai&#10;QS7Db1eEoWu7Nt9I9gQdrGU3J2Gug1FK/R2jFmZkhs23HdEco/qDgCF0EyWJG6p+kUyuY1joU8/m&#10;1EMEBagMWwz33pkL2w3indLVtoSTIl9vId/B5Cgq1+N+xHSs+gXMQZ9BP7PdoD1d+6jnf5b5LwAA&#10;AP//AwBQSwMEFAAGAAgAAAAhAHCm3sjeAAAACQEAAA8AAABkcnMvZG93bnJldi54bWxMjz1PwzAQ&#10;hnck/oN1SGzU7gdtCXEqhNQJMdB2YXPiaxwSn03spOHf406w3cej957Ld5Pt2Ih9aBxJmM8EMKTK&#10;6YZqCafj/mELLERFWnWOUMIPBtgVtze5yrS70AeOh1izFEIhUxJMjD7jPFQGrQoz55HS7ux6q2Jq&#10;+5rrXl1SuO34Qog1t6qhdMEoj68Gq/YwWAmb06d/H85vX6Y++k05RvG9b1sp7++ml2dgEaf4B8NV&#10;P6lDkZxKN5AOrJOwXD+uEpoKMQeWgNVi+wSsvA6WwIuc//+g+AUAAP//AwBQSwECLQAUAAYACAAA&#10;ACEAtoM4kv4AAADhAQAAEwAAAAAAAAAAAAAAAAAAAAAAW0NvbnRlbnRfVHlwZXNdLnhtbFBLAQIt&#10;ABQABgAIAAAAIQA4/SH/1gAAAJQBAAALAAAAAAAAAAAAAAAAAC8BAABfcmVscy8ucmVsc1BLAQIt&#10;ABQABgAIAAAAIQD7pyCkAwMAAKEGAAAOAAAAAAAAAAAAAAAAAC4CAABkcnMvZTJvRG9jLnhtbFBL&#10;AQItABQABgAIAAAAIQBwpt7I3gAAAAkBAAAPAAAAAAAAAAAAAAAAAF0FAABkcnMvZG93bnJldi54&#10;bWxQSwUGAAAAAAQABADzAAAAaAYAAAAA&#10;" path="m,l634,e" filled="f" strokeweight=".16953mm">
                <v:path arrowok="t" o:connecttype="custom" o:connectlocs="0,0;402590,0" o:connectangles="0,0"/>
                <w10:wrap type="topAndBottom" anchorx="page"/>
              </v:shape>
            </w:pict>
          </mc:Fallback>
        </mc:AlternateContent>
      </w:r>
    </w:p>
    <w:p w14:paraId="1B045953" w14:textId="77777777" w:rsidR="00A42783" w:rsidRDefault="00A42783">
      <w:pPr>
        <w:pStyle w:val="BodyText"/>
        <w:spacing w:before="3" w:after="1"/>
        <w:rPr>
          <w:sz w:val="13"/>
        </w:rPr>
      </w:pPr>
    </w:p>
    <w:p w14:paraId="10E37FC0" w14:textId="68CF9DD8" w:rsidR="00A42783" w:rsidRDefault="00A27EE7">
      <w:pPr>
        <w:tabs>
          <w:tab w:val="left" w:pos="2979"/>
        </w:tabs>
        <w:ind w:left="63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307BEE" wp14:editId="18329D77">
                <wp:simplePos x="0" y="0"/>
                <wp:positionH relativeFrom="page">
                  <wp:posOffset>265430</wp:posOffset>
                </wp:positionH>
                <wp:positionV relativeFrom="paragraph">
                  <wp:posOffset>695960</wp:posOffset>
                </wp:positionV>
                <wp:extent cx="0" cy="0"/>
                <wp:effectExtent l="0" t="0" r="0" b="0"/>
                <wp:wrapNone/>
                <wp:docPr id="17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15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83AB25" id="Line 1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.9pt,54.8pt" to="20.9pt,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2XIGQIAAD0EAAAOAAAAZHJzL2Uyb0RvYy54bWysU02P2jAQvVfqf7B8hyQ0y0JEWFUJ9EJb&#10;pN3+AGM7xKpjW7YhoKr/vWMHaOleVlVzcPwx8+bNzJvF06mT6MitE1qVOBunGHFFNRNqX+JvL+vR&#10;DCPniWJEasVLfOYOPy3fv1v0puAT3WrJuEUAolzRmxK33psiSRxteUfcWBuu4LHRtiMejnafMEt6&#10;QO9kMknTadJry4zVlDsHt/XwiJcRv2k49V+bxnGPZImBm4+rjesurMlyQYq9JaYV9EKD/AOLjggF&#10;QW9QNfEEHax4BdUJarXTjR9T3SW6aQTlMQfIJkv/yua5JYbHXKA4ztzK5P4fLP1y3FokGPTuESNF&#10;OujRRiiOsizUpjeuAJNKbW3Ijp7Us9lo+t0hpauWqD2PHF/OBvyiR3LnEg7OQIRd/1kzsCEHr2Oh&#10;To3tAiSUAJ1iP863fvCTR3S4pNfbhBRXF2Od/8R1h8KmxBLoRkhy3DgPpMH0ahIiKL0WUsZGS4X6&#10;Es+zh1l0cFoKFh6DmbP7XSUtOpIglfiFCgDYnVlArolrB7v4NIjI6oNiMUrLCVtd9p4IOewBSKoQ&#10;CLIDnpfdIJIf83S+mq1m+SifTFejPK3r0cd1lY+m6+zxof5QV1Wd/Qycs7xoBWNcBdpXwWb52wRx&#10;GZ1BajfJ3uqT3KPH3IHs9R9Jx/aGjg7a2Gl23tpQptBp0Gg0vsxTGII/z9Hq99QvfwEAAP//AwBQ&#10;SwMEFAAGAAgAAAAhAKCOBozbAAAACQEAAA8AAABkcnMvZG93bnJldi54bWxMj8FOwzAMhu9Ie4fI&#10;SNxYugkNVppO1SQOgHbYxgOkjZsWGqdqsq68PR5CYkd//vX7c7aZXCdGHELrScFinoBAqrxpySr4&#10;OL7cP4EIUZPRnSdU8I0BNvnsJtOp8Wfa43iIVnAJhVQraGLsUylD1aDTYe57JN7VfnA68jhYaQZ9&#10;5nLXyWWSrKTTLfGFRve4bbD6Opycgvdlb/efcXxc745lXbzVxfRaWaXubqfiGUTEKf6H4aLP6pCz&#10;U+lPZILoFDws2DwyT9YrEBz4BeUfkHkmrz/IfwAAAP//AwBQSwECLQAUAAYACAAAACEAtoM4kv4A&#10;AADhAQAAEwAAAAAAAAAAAAAAAAAAAAAAW0NvbnRlbnRfVHlwZXNdLnhtbFBLAQItABQABgAIAAAA&#10;IQA4/SH/1gAAAJQBAAALAAAAAAAAAAAAAAAAAC8BAABfcmVscy8ucmVsc1BLAQItABQABgAIAAAA&#10;IQAna2XIGQIAAD0EAAAOAAAAAAAAAAAAAAAAAC4CAABkcnMvZTJvRG9jLnhtbFBLAQItABQABgAI&#10;AAAAIQCgjgaM2wAAAAkBAAAPAAAAAAAAAAAAAAAAAHMEAABkcnMvZG93bnJldi54bWxQSwUGAAAA&#10;AAQABADzAAAAewUAAAAA&#10;" strokeweight=".25439mm">
                <w10:wrap anchorx="page"/>
              </v:lin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5F0F164D" wp14:editId="60D774B2">
            <wp:extent cx="1061081" cy="147523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081" cy="147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2"/>
          <w:sz w:val="20"/>
        </w:rPr>
        <w:drawing>
          <wp:inline distT="0" distB="0" distL="0" distR="0" wp14:anchorId="44A4A808" wp14:editId="7BCF0CCD">
            <wp:extent cx="1280616" cy="132892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616" cy="132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9DE1" w14:textId="77777777" w:rsidR="00A42783" w:rsidRDefault="00A42783">
      <w:pPr>
        <w:rPr>
          <w:sz w:val="20"/>
        </w:rPr>
        <w:sectPr w:rsidR="00A42783">
          <w:type w:val="continuous"/>
          <w:pgSz w:w="12240" w:h="15840"/>
          <w:pgMar w:top="0" w:right="20" w:bottom="0" w:left="20" w:header="720" w:footer="720" w:gutter="0"/>
          <w:cols w:space="720"/>
        </w:sectPr>
      </w:pPr>
    </w:p>
    <w:p w14:paraId="19BD6BE6" w14:textId="77777777" w:rsidR="00A42783" w:rsidRDefault="00A27EE7">
      <w:pPr>
        <w:pStyle w:val="BodyText"/>
        <w:spacing w:line="242" w:lineRule="exact"/>
        <w:ind w:left="352" w:right="36"/>
        <w:jc w:val="center"/>
        <w:rPr>
          <w:rFonts w:ascii="Times New Roman"/>
        </w:rPr>
      </w:pPr>
      <w:r>
        <w:rPr>
          <w:rFonts w:ascii="Times New Roman"/>
          <w:color w:val="6B230C"/>
          <w:w w:val="105"/>
          <w:u w:val="thick" w:color="6B230C"/>
        </w:rPr>
        <w:t xml:space="preserve">Eastern </w:t>
      </w:r>
      <w:del w:id="5" w:author="Andrew Campomizzi" w:date="2024-03-12T14:19:00Z">
        <w:r w:rsidDel="008252C2">
          <w:rPr>
            <w:rFonts w:ascii="Times New Roman"/>
            <w:color w:val="6B230C"/>
            <w:w w:val="105"/>
            <w:u w:val="thick" w:color="6B230C"/>
          </w:rPr>
          <w:delText>M</w:delText>
        </w:r>
      </w:del>
      <w:ins w:id="6" w:author="Andrew Campomizzi" w:date="2024-03-12T14:19:00Z">
        <w:r w:rsidR="008252C2">
          <w:rPr>
            <w:rFonts w:ascii="Times New Roman"/>
            <w:color w:val="6B230C"/>
            <w:w w:val="105"/>
            <w:u w:val="thick" w:color="6B230C"/>
          </w:rPr>
          <w:t>m</w:t>
        </w:r>
      </w:ins>
      <w:r>
        <w:rPr>
          <w:rFonts w:ascii="Times New Roman"/>
          <w:color w:val="6B230C"/>
          <w:w w:val="105"/>
          <w:u w:val="thick" w:color="6B230C"/>
        </w:rPr>
        <w:t>eadowlark</w:t>
      </w:r>
    </w:p>
    <w:p w14:paraId="12E12203" w14:textId="77777777" w:rsidR="00A42783" w:rsidRDefault="00A27EE7">
      <w:pPr>
        <w:pStyle w:val="BodyText"/>
        <w:spacing w:before="52"/>
        <w:ind w:left="352" w:right="15"/>
        <w:jc w:val="center"/>
        <w:rPr>
          <w:rFonts w:ascii="Times New Roman"/>
        </w:rPr>
      </w:pPr>
      <w:r>
        <w:rPr>
          <w:color w:val="E69775"/>
          <w:w w:val="120"/>
          <w:sz w:val="38"/>
          <w:u w:val="thick" w:color="E69775"/>
        </w:rPr>
        <w:t>l</w:t>
      </w:r>
      <w:r>
        <w:rPr>
          <w:color w:val="E69775"/>
          <w:w w:val="120"/>
          <w:sz w:val="38"/>
        </w:rPr>
        <w:t xml:space="preserve"> </w:t>
      </w:r>
      <w:r>
        <w:rPr>
          <w:rFonts w:ascii="Times New Roman"/>
          <w:color w:val="E69775"/>
          <w:w w:val="120"/>
          <w:u w:val="thick" w:color="E69775"/>
        </w:rPr>
        <w:t>'</w:t>
      </w:r>
      <w:proofErr w:type="spellStart"/>
      <w:r>
        <w:rPr>
          <w:rFonts w:ascii="Times New Roman"/>
          <w:color w:val="E69775"/>
          <w:w w:val="120"/>
          <w:u w:val="thick" w:color="E69775"/>
        </w:rPr>
        <w:t>Yeare</w:t>
      </w:r>
      <w:proofErr w:type="spellEnd"/>
      <w:r>
        <w:rPr>
          <w:rFonts w:ascii="Times New Roman"/>
          <w:color w:val="E69775"/>
          <w:w w:val="120"/>
          <w:u w:val="thick" w:color="E69775"/>
        </w:rPr>
        <w:t xml:space="preserve"> n</w:t>
      </w:r>
      <w:r>
        <w:rPr>
          <w:rFonts w:ascii="Times New Roman"/>
          <w:color w:val="E69775"/>
          <w:spacing w:val="57"/>
          <w:w w:val="120"/>
          <w:u w:val="thick" w:color="E69775"/>
        </w:rPr>
        <w:t xml:space="preserve"> </w:t>
      </w:r>
      <w:r>
        <w:rPr>
          <w:rFonts w:ascii="Times New Roman"/>
          <w:color w:val="E69775"/>
          <w:w w:val="120"/>
          <w:u w:val="thick" w:color="E69775"/>
        </w:rPr>
        <w:t>:)</w:t>
      </w:r>
    </w:p>
    <w:p w14:paraId="61E29432" w14:textId="77777777" w:rsidR="00A42783" w:rsidRDefault="00A27EE7">
      <w:pPr>
        <w:pStyle w:val="BodyText"/>
        <w:spacing w:line="242" w:lineRule="exact"/>
        <w:ind w:left="340" w:right="19"/>
        <w:jc w:val="center"/>
        <w:rPr>
          <w:rFonts w:ascii="Times New Roman"/>
        </w:rPr>
      </w:pPr>
      <w:r>
        <w:br w:type="column"/>
      </w:r>
      <w:r>
        <w:rPr>
          <w:rFonts w:ascii="Times New Roman"/>
          <w:color w:val="6B230C"/>
          <w:w w:val="110"/>
          <w:u w:val="thick" w:color="6B230C"/>
        </w:rPr>
        <w:t>Grasshopper</w:t>
      </w:r>
      <w:r>
        <w:rPr>
          <w:rFonts w:ascii="Times New Roman"/>
          <w:color w:val="6B230C"/>
          <w:w w:val="110"/>
        </w:rPr>
        <w:t xml:space="preserve"> </w:t>
      </w:r>
      <w:del w:id="7" w:author="Andrew Campomizzi" w:date="2024-03-12T14:19:00Z">
        <w:r w:rsidDel="008252C2">
          <w:rPr>
            <w:rFonts w:ascii="Times New Roman"/>
            <w:color w:val="6B230C"/>
            <w:w w:val="110"/>
            <w:u w:val="thick" w:color="6B230C"/>
          </w:rPr>
          <w:delText>S</w:delText>
        </w:r>
      </w:del>
      <w:ins w:id="8" w:author="Andrew Campomizzi" w:date="2024-03-12T14:19:00Z">
        <w:r w:rsidR="008252C2">
          <w:rPr>
            <w:rFonts w:ascii="Times New Roman"/>
            <w:color w:val="6B230C"/>
            <w:w w:val="110"/>
            <w:u w:val="thick" w:color="6B230C"/>
          </w:rPr>
          <w:t>s</w:t>
        </w:r>
      </w:ins>
      <w:r>
        <w:rPr>
          <w:rFonts w:ascii="Times New Roman"/>
          <w:color w:val="6B230C"/>
          <w:w w:val="110"/>
          <w:u w:val="thick" w:color="6B230C"/>
        </w:rPr>
        <w:t>parrow</w:t>
      </w:r>
    </w:p>
    <w:p w14:paraId="4C5C2A77" w14:textId="09F185DA" w:rsidR="00A42783" w:rsidRDefault="00A27EE7">
      <w:pPr>
        <w:spacing w:before="160"/>
        <w:ind w:left="340" w:right="18"/>
        <w:jc w:val="center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2B02C4" wp14:editId="3990FAC7">
                <wp:simplePos x="0" y="0"/>
                <wp:positionH relativeFrom="page">
                  <wp:posOffset>1941830</wp:posOffset>
                </wp:positionH>
                <wp:positionV relativeFrom="paragraph">
                  <wp:posOffset>311150</wp:posOffset>
                </wp:positionV>
                <wp:extent cx="1196340" cy="0"/>
                <wp:effectExtent l="0" t="0" r="0" b="0"/>
                <wp:wrapNone/>
                <wp:docPr id="16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96340" cy="0"/>
                        </a:xfrm>
                        <a:prstGeom prst="line">
                          <a:avLst/>
                        </a:prstGeom>
                        <a:noFill/>
                        <a:ln w="3051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BE28F9" id="Line 10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2.9pt,24.5pt" to="247.1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o/6IAIAAEQEAAAOAAAAZHJzL2Uyb0RvYy54bWysU8GO2jAQvVfqP1i+QxLIshARVlUCvWy7&#10;SLv9AGM7xKpjW7YhoKr/3rEDiG0vVVUOZpwZv3kzb2b5dOokOnLrhFYlzsYpRlxRzYTal/jb22Y0&#10;x8h5ohiRWvESn7nDT6uPH5a9KfhEt1oybhGAKFf0psSt96ZIEkdb3hE31oYrcDbadsTD1e4TZkkP&#10;6J1MJmk6S3ptmbGacufgaz048SriNw2n/qVpHPdIlhi4+XjaeO7CmayWpNhbYlpBLzTIP7DoiFCQ&#10;9AZVE0/QwYo/oDpBrXa68WOqu0Q3jaA81gDVZOlv1by2xPBYCzTHmVub3P+DpV+PW4sEA+1mGCnS&#10;gUbPQnGUxd70xhUQUqmtDdXRk3o1z5p+d0jpqiVqzyPHt7OBd1noZvLuSbg4Axl2/RfNIIYcvI6N&#10;OjW2C5DQAnSKepxvevCTRxQ+ZtliNs1BNnr1JaS4PjTW+c9cdygYJZZAOgKT47PzgQgpriEhj9Ib&#10;IWWUWyrUl3iaPmSP8YXTUrDgDXHO7neVtOhIwsTEXywLPPdhAbomrh3iomuYJasPisU0LSdsfbE9&#10;EXKwgZZUIREUCUQv1jArPxbpYj1fz/NRPpmtR3la16NPmyofzTbZ40M9rauqzn4GzlletIIxrgLt&#10;69xm+d/NxWWDhom7Te6tQcl79NhJIHv9j6SjykHYsGiu2Gl23tqr+jCqMfiyVmEX7u9g3y//6hcA&#10;AAD//wMAUEsDBBQABgAIAAAAIQA0xMaL3wAAAAkBAAAPAAAAZHJzL2Rvd25yZXYueG1sTI/NTsMw&#10;EITvSLyDtUjcqN0SEA1xKlIJiQMt/XsAN1niiHgdxU4beHoWcYDj7Ixmv8kWo2vFCfvQeNIwnSgQ&#10;SKWvGqo1HPbPNw8gQjRUmdYTavjEAIv88iIzaeXPtMXTLtaCSyikRoONsUulDKVFZ8LEd0jsvfve&#10;mciyr2XVmzOXu1bOlLqXzjTEH6zpcGmx/NgNTkOxHF6Ut8Xbqvma4mr7uln7YqP19dX49Agi4hj/&#10;wvCDz+iQM9PRD1QF0Wq4VXeMHjUkc97EgWSezEAcfw8yz+T/Bfk3AAAA//8DAFBLAQItABQABgAI&#10;AAAAIQC2gziS/gAAAOEBAAATAAAAAAAAAAAAAAAAAAAAAABbQ29udGVudF9UeXBlc10ueG1sUEsB&#10;Ai0AFAAGAAgAAAAhADj9If/WAAAAlAEAAAsAAAAAAAAAAAAAAAAALwEAAF9yZWxzLy5yZWxzUEsB&#10;Ai0AFAAGAAgAAAAhAC/uj/ogAgAARAQAAA4AAAAAAAAAAAAAAAAALgIAAGRycy9lMm9Eb2MueG1s&#10;UEsBAi0AFAAGAAgAAAAhADTExovfAAAACQEAAA8AAAAAAAAAAAAAAAAAegQAAGRycy9kb3ducmV2&#10;LnhtbFBLBQYAAAAABAAEAPMAAACGBQAAAAA=&#10;" strokeweight=".84769mm">
                <w10:wrap anchorx="page"/>
              </v:line>
            </w:pict>
          </mc:Fallback>
        </mc:AlternateContent>
      </w:r>
      <w:r>
        <w:rPr>
          <w:rFonts w:ascii="Times New Roman"/>
          <w:color w:val="E69775"/>
          <w:w w:val="105"/>
          <w:sz w:val="17"/>
        </w:rPr>
        <w:t>-:</w:t>
      </w:r>
      <w:proofErr w:type="spellStart"/>
      <w:r>
        <w:rPr>
          <w:rFonts w:ascii="Times New Roman"/>
          <w:color w:val="E69775"/>
          <w:w w:val="105"/>
          <w:sz w:val="17"/>
        </w:rPr>
        <w:t>ip</w:t>
      </w:r>
      <w:proofErr w:type="spellEnd"/>
      <w:r>
        <w:rPr>
          <w:rFonts w:ascii="Times New Roman"/>
          <w:color w:val="E69775"/>
          <w:w w:val="105"/>
          <w:sz w:val="17"/>
        </w:rPr>
        <w:t xml:space="preserve">"''"''u </w:t>
      </w:r>
      <w:r>
        <w:rPr>
          <w:rFonts w:ascii="Times New Roman"/>
          <w:color w:val="E69775"/>
          <w:w w:val="105"/>
        </w:rPr>
        <w:t>,.;</w:t>
      </w:r>
      <w:proofErr w:type="spellStart"/>
      <w:r>
        <w:rPr>
          <w:rFonts w:ascii="Times New Roman"/>
          <w:color w:val="E69775"/>
          <w:w w:val="105"/>
        </w:rPr>
        <w:t>Oncern</w:t>
      </w:r>
      <w:proofErr w:type="spellEnd"/>
    </w:p>
    <w:p w14:paraId="06D5EB14" w14:textId="77777777" w:rsidR="00A42783" w:rsidRDefault="00A27EE7">
      <w:pPr>
        <w:pStyle w:val="BodyText"/>
        <w:spacing w:line="242" w:lineRule="exact"/>
        <w:ind w:left="454"/>
      </w:pPr>
      <w:r>
        <w:br w:type="column"/>
      </w:r>
      <w:r>
        <w:rPr>
          <w:rFonts w:ascii="Times New Roman"/>
          <w:color w:val="6B230C"/>
          <w:u w:val="thick" w:color="6B230C"/>
        </w:rPr>
        <w:t>Bobolink</w:t>
      </w:r>
      <w:r>
        <w:rPr>
          <w:rFonts w:ascii="Times New Roman"/>
          <w:color w:val="6B230C"/>
          <w:spacing w:val="-22"/>
        </w:rPr>
        <w:t xml:space="preserve"> </w:t>
      </w:r>
      <w:r>
        <w:rPr>
          <w:color w:val="6B230C"/>
        </w:rPr>
        <w:t>(d")</w:t>
      </w:r>
    </w:p>
    <w:p w14:paraId="57A81B8E" w14:textId="77777777" w:rsidR="00A42783" w:rsidRDefault="00A27EE7">
      <w:pPr>
        <w:pStyle w:val="BodyText"/>
        <w:spacing w:before="160"/>
        <w:ind w:left="365"/>
        <w:rPr>
          <w:rFonts w:ascii="Times New Roman"/>
        </w:rPr>
      </w:pPr>
      <w:r>
        <w:rPr>
          <w:rFonts w:ascii="Times New Roman"/>
          <w:color w:val="E69775"/>
          <w:w w:val="145"/>
          <w:u w:val="thick" w:color="E69775"/>
        </w:rPr>
        <w:t>r rea ;n-e</w:t>
      </w:r>
      <w:r>
        <w:rPr>
          <w:rFonts w:ascii="Times New Roman"/>
          <w:color w:val="E69775"/>
          <w:spacing w:val="-52"/>
          <w:w w:val="145"/>
          <w:u w:val="thick" w:color="E69775"/>
        </w:rPr>
        <w:t xml:space="preserve"> </w:t>
      </w:r>
      <w:r>
        <w:rPr>
          <w:rFonts w:ascii="Times New Roman"/>
          <w:color w:val="E69775"/>
          <w:w w:val="145"/>
          <w:u w:val="thick" w:color="E69775"/>
        </w:rPr>
        <w:t>)</w:t>
      </w:r>
    </w:p>
    <w:p w14:paraId="673606C0" w14:textId="77777777" w:rsidR="00A42783" w:rsidRDefault="00A42783">
      <w:pPr>
        <w:rPr>
          <w:rFonts w:ascii="Times New Roman"/>
        </w:rPr>
        <w:sectPr w:rsidR="00A42783">
          <w:type w:val="continuous"/>
          <w:pgSz w:w="12240" w:h="15840"/>
          <w:pgMar w:top="0" w:right="20" w:bottom="0" w:left="20" w:header="720" w:footer="720" w:gutter="0"/>
          <w:cols w:num="3" w:space="720" w:equalWidth="0">
            <w:col w:w="2347" w:space="188"/>
            <w:col w:w="2504" w:space="588"/>
            <w:col w:w="6573"/>
          </w:cols>
        </w:sectPr>
      </w:pPr>
    </w:p>
    <w:p w14:paraId="1EADF0BC" w14:textId="77777777" w:rsidR="00A42783" w:rsidRDefault="00A42783">
      <w:pPr>
        <w:pStyle w:val="BodyText"/>
        <w:spacing w:before="5"/>
        <w:rPr>
          <w:rFonts w:ascii="Times New Roman"/>
          <w:sz w:val="28"/>
        </w:rPr>
      </w:pPr>
    </w:p>
    <w:p w14:paraId="11F90EE0" w14:textId="5B851820" w:rsidR="00A42783" w:rsidRDefault="00A27EE7">
      <w:pPr>
        <w:pStyle w:val="BodyText"/>
        <w:spacing w:before="93" w:line="309" w:lineRule="auto"/>
        <w:ind w:left="530" w:right="5423" w:hanging="4"/>
      </w:pPr>
      <w:r>
        <w:rPr>
          <w:color w:val="010101"/>
          <w:w w:val="125"/>
        </w:rPr>
        <w:t xml:space="preserve">Over the past 50 years, </w:t>
      </w:r>
      <w:ins w:id="9" w:author="Zoe Southcott" w:date="2024-03-13T11:59:00Z">
        <w:r w:rsidR="009154D3">
          <w:rPr>
            <w:color w:val="010101"/>
            <w:w w:val="125"/>
          </w:rPr>
          <w:t>the number of grassland birds across North America has decreased by 53%</w:t>
        </w:r>
        <w:r w:rsidR="00A904B0">
          <w:rPr>
            <w:color w:val="010101"/>
            <w:w w:val="125"/>
          </w:rPr>
          <w:t>.</w:t>
        </w:r>
      </w:ins>
      <w:del w:id="10" w:author="Zoe Southcott" w:date="2024-03-13T11:59:00Z">
        <w:r w:rsidDel="009154D3">
          <w:rPr>
            <w:color w:val="010101"/>
            <w:w w:val="125"/>
          </w:rPr>
          <w:delText>grassland bird populations have decline</w:delText>
        </w:r>
        <w:r w:rsidDel="00A904B0">
          <w:rPr>
            <w:color w:val="010101"/>
            <w:w w:val="125"/>
          </w:rPr>
          <w:delText xml:space="preserve">d </w:delText>
        </w:r>
      </w:del>
      <w:del w:id="11" w:author="Zoe Southcott" w:date="2024-03-13T11:46:00Z">
        <w:r w:rsidDel="00E80B51">
          <w:rPr>
            <w:color w:val="010101"/>
            <w:w w:val="125"/>
          </w:rPr>
          <w:delText>markedly</w:delText>
        </w:r>
      </w:del>
      <w:del w:id="12" w:author="Zoe Southcott" w:date="2024-03-13T11:47:00Z">
        <w:r w:rsidDel="00E80B51">
          <w:rPr>
            <w:color w:val="010101"/>
            <w:w w:val="125"/>
          </w:rPr>
          <w:delText xml:space="preserve"> </w:delText>
        </w:r>
      </w:del>
      <w:del w:id="13" w:author="Zoe Southcott" w:date="2024-03-13T11:43:00Z">
        <w:r w:rsidDel="00F973FD">
          <w:rPr>
            <w:color w:val="010101"/>
            <w:w w:val="125"/>
          </w:rPr>
          <w:delText xml:space="preserve">in Ontario and </w:delText>
        </w:r>
      </w:del>
      <w:del w:id="14" w:author="Zoe Southcott" w:date="2024-03-13T11:59:00Z">
        <w:r w:rsidDel="00A904B0">
          <w:rPr>
            <w:color w:val="010101"/>
            <w:w w:val="125"/>
          </w:rPr>
          <w:delText>across North America.</w:delText>
        </w:r>
      </w:del>
      <w:r>
        <w:rPr>
          <w:color w:val="010101"/>
          <w:w w:val="125"/>
        </w:rPr>
        <w:t xml:space="preserve"> All three species above are</w:t>
      </w:r>
    </w:p>
    <w:p w14:paraId="1ABC7228" w14:textId="0975A747" w:rsidR="00A42783" w:rsidRDefault="00A27EE7">
      <w:pPr>
        <w:pStyle w:val="BodyText"/>
        <w:spacing w:before="6" w:line="314" w:lineRule="auto"/>
        <w:ind w:left="529" w:right="4573" w:firstLine="3"/>
      </w:pPr>
      <w:r>
        <w:rPr>
          <w:color w:val="010101"/>
          <w:w w:val="125"/>
        </w:rPr>
        <w:t>listed as at risk</w:t>
      </w:r>
      <w:ins w:id="15" w:author="Zoe Southcott" w:date="2024-03-13T11:43:00Z">
        <w:r w:rsidR="00E80B51">
          <w:rPr>
            <w:color w:val="010101"/>
            <w:w w:val="125"/>
          </w:rPr>
          <w:t xml:space="preserve"> in Ontario and Canada</w:t>
        </w:r>
      </w:ins>
      <w:r>
        <w:rPr>
          <w:color w:val="010101"/>
          <w:w w:val="125"/>
        </w:rPr>
        <w:t>. Because grassland birds build their nests directly on the ground, nests are vulnerable to trampling by livestock, destruction by farm machinery, and exposure to predators after heavy grazing and hay</w:t>
      </w:r>
      <w:r>
        <w:rPr>
          <w:color w:val="010101"/>
          <w:spacing w:val="62"/>
          <w:w w:val="125"/>
        </w:rPr>
        <w:t xml:space="preserve"> </w:t>
      </w:r>
      <w:r>
        <w:rPr>
          <w:color w:val="010101"/>
          <w:w w:val="125"/>
        </w:rPr>
        <w:t>harvesting.</w:t>
      </w:r>
    </w:p>
    <w:p w14:paraId="4A7426A6" w14:textId="77777777" w:rsidR="00A42783" w:rsidRDefault="00A42783">
      <w:pPr>
        <w:pStyle w:val="BodyText"/>
        <w:spacing w:before="1"/>
        <w:rPr>
          <w:sz w:val="14"/>
        </w:rPr>
      </w:pPr>
    </w:p>
    <w:p w14:paraId="64FB7808" w14:textId="77777777" w:rsidR="00A42783" w:rsidRDefault="00A42783">
      <w:pPr>
        <w:rPr>
          <w:sz w:val="14"/>
        </w:rPr>
        <w:sectPr w:rsidR="00A42783">
          <w:type w:val="continuous"/>
          <w:pgSz w:w="12240" w:h="15840"/>
          <w:pgMar w:top="0" w:right="20" w:bottom="0" w:left="20" w:header="720" w:footer="720" w:gutter="0"/>
          <w:cols w:space="720"/>
        </w:sectPr>
      </w:pPr>
    </w:p>
    <w:p w14:paraId="1E38C0EC" w14:textId="77777777" w:rsidR="00A42783" w:rsidRDefault="00A42783">
      <w:pPr>
        <w:pStyle w:val="BodyText"/>
        <w:rPr>
          <w:sz w:val="140"/>
        </w:rPr>
      </w:pPr>
    </w:p>
    <w:p w14:paraId="024DD470" w14:textId="77777777" w:rsidR="00A42783" w:rsidRDefault="00A27EE7">
      <w:pPr>
        <w:spacing w:before="974" w:line="1246" w:lineRule="exact"/>
        <w:ind w:left="448"/>
        <w:rPr>
          <w:rFonts w:ascii="Times New Roman"/>
          <w:sz w:val="127"/>
        </w:rPr>
      </w:pPr>
      <w:proofErr w:type="spellStart"/>
      <w:r>
        <w:rPr>
          <w:rFonts w:ascii="Times New Roman"/>
          <w:color w:val="0F1111"/>
          <w:w w:val="75"/>
          <w:sz w:val="127"/>
        </w:rPr>
        <w:t>Bl,o</w:t>
      </w:r>
      <w:proofErr w:type="spellEnd"/>
    </w:p>
    <w:p w14:paraId="7EDB70B9" w14:textId="77777777" w:rsidR="00A42783" w:rsidRDefault="00A27EE7">
      <w:pPr>
        <w:pStyle w:val="Heading3"/>
      </w:pPr>
      <w:r>
        <w:rPr>
          <w:b w:val="0"/>
        </w:rPr>
        <w:br w:type="column"/>
      </w:r>
      <w:r>
        <w:rPr>
          <w:color w:val="898366"/>
          <w:w w:val="110"/>
        </w:rPr>
        <w:lastRenderedPageBreak/>
        <w:t>Suitable habitat:</w:t>
      </w:r>
    </w:p>
    <w:p w14:paraId="43807793" w14:textId="719DD569" w:rsidR="00A42783" w:rsidRDefault="00A27EE7">
      <w:pPr>
        <w:spacing w:before="27" w:line="280" w:lineRule="auto"/>
        <w:ind w:left="448" w:right="101" w:firstLine="1"/>
        <w:rPr>
          <w:sz w:val="21"/>
        </w:rPr>
      </w:pPr>
      <w:r>
        <w:rPr>
          <w:noProof/>
        </w:rPr>
        <w:drawing>
          <wp:anchor distT="0" distB="0" distL="0" distR="0" simplePos="0" relativeHeight="251512832" behindDoc="1" locked="0" layoutInCell="1" allowOverlap="1" wp14:anchorId="7A16016D" wp14:editId="3941A5D7">
            <wp:simplePos x="0" y="0"/>
            <wp:positionH relativeFrom="page">
              <wp:posOffset>12211</wp:posOffset>
            </wp:positionH>
            <wp:positionV relativeFrom="paragraph">
              <wp:posOffset>133071</wp:posOffset>
            </wp:positionV>
            <wp:extent cx="7754063" cy="2050738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4063" cy="2050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ins w:id="16" w:author="Andrew Campomizzi" w:date="2024-03-12T14:05:00Z">
        <w:r w:rsidR="00636EB5">
          <w:rPr>
            <w:color w:val="010101"/>
            <w:w w:val="115"/>
            <w:sz w:val="21"/>
          </w:rPr>
          <w:t xml:space="preserve">Medium to </w:t>
        </w:r>
      </w:ins>
      <w:del w:id="17" w:author="Andrew Campomizzi" w:date="2024-03-12T14:05:00Z">
        <w:r w:rsidDel="00636EB5">
          <w:rPr>
            <w:color w:val="010101"/>
            <w:w w:val="115"/>
            <w:sz w:val="21"/>
          </w:rPr>
          <w:delText>L</w:delText>
        </w:r>
      </w:del>
      <w:ins w:id="18" w:author="Andrew Campomizzi" w:date="2024-03-12T14:05:00Z">
        <w:r w:rsidR="00636EB5">
          <w:rPr>
            <w:color w:val="010101"/>
            <w:w w:val="115"/>
            <w:sz w:val="21"/>
          </w:rPr>
          <w:t>l</w:t>
        </w:r>
      </w:ins>
      <w:r>
        <w:rPr>
          <w:color w:val="010101"/>
          <w:w w:val="115"/>
          <w:sz w:val="21"/>
        </w:rPr>
        <w:t xml:space="preserve">arge </w:t>
      </w:r>
      <w:del w:id="19" w:author="Zoe Southcott" w:date="2024-03-13T11:04:00Z">
        <w:r w:rsidDel="00C01487">
          <w:rPr>
            <w:color w:val="010101"/>
            <w:w w:val="115"/>
            <w:sz w:val="21"/>
          </w:rPr>
          <w:delText xml:space="preserve">open </w:delText>
        </w:r>
      </w:del>
      <w:r>
        <w:rPr>
          <w:color w:val="010101"/>
          <w:w w:val="115"/>
          <w:sz w:val="21"/>
        </w:rPr>
        <w:t xml:space="preserve">grass-dominated </w:t>
      </w:r>
      <w:r>
        <w:rPr>
          <w:color w:val="010101"/>
          <w:w w:val="115"/>
          <w:sz w:val="21"/>
        </w:rPr>
        <w:t>fields with few shrubs, adjacent to open areas</w:t>
      </w:r>
      <w:r>
        <w:rPr>
          <w:color w:val="242A21"/>
          <w:w w:val="115"/>
          <w:sz w:val="21"/>
        </w:rPr>
        <w:t xml:space="preserve">. </w:t>
      </w:r>
      <w:ins w:id="20" w:author="Andrew Campomizzi" w:date="2024-03-12T14:06:00Z">
        <w:r w:rsidR="00636EB5">
          <w:rPr>
            <w:color w:val="242A21"/>
            <w:w w:val="115"/>
            <w:sz w:val="21"/>
          </w:rPr>
          <w:t xml:space="preserve">Vegetation </w:t>
        </w:r>
      </w:ins>
      <w:del w:id="21" w:author="Andrew Campomizzi" w:date="2024-03-12T14:06:00Z">
        <w:r w:rsidDel="00636EB5">
          <w:rPr>
            <w:color w:val="010101"/>
            <w:w w:val="115"/>
            <w:sz w:val="21"/>
          </w:rPr>
          <w:delText>P</w:delText>
        </w:r>
      </w:del>
      <w:ins w:id="22" w:author="Andrew Campomizzi" w:date="2024-03-12T14:06:00Z">
        <w:r w:rsidR="00636EB5">
          <w:rPr>
            <w:color w:val="010101"/>
            <w:w w:val="115"/>
            <w:sz w:val="21"/>
          </w:rPr>
          <w:t>p</w:t>
        </w:r>
      </w:ins>
      <w:r>
        <w:rPr>
          <w:color w:val="010101"/>
          <w:w w:val="115"/>
          <w:sz w:val="21"/>
        </w:rPr>
        <w:t xml:space="preserve">reference </w:t>
      </w:r>
      <w:del w:id="23" w:author="Andrew Campomizzi" w:date="2024-03-12T14:06:00Z">
        <w:r w:rsidDel="00636EB5">
          <w:rPr>
            <w:color w:val="010101"/>
            <w:w w:val="115"/>
            <w:sz w:val="21"/>
          </w:rPr>
          <w:delText>differs</w:delText>
        </w:r>
      </w:del>
      <w:ins w:id="24" w:author="Andrew Campomizzi" w:date="2024-03-12T14:06:00Z">
        <w:r w:rsidR="00636EB5">
          <w:rPr>
            <w:color w:val="010101"/>
            <w:w w:val="115"/>
            <w:sz w:val="21"/>
          </w:rPr>
          <w:t>varies</w:t>
        </w:r>
      </w:ins>
      <w:r>
        <w:rPr>
          <w:color w:val="010101"/>
          <w:w w:val="115"/>
          <w:sz w:val="21"/>
        </w:rPr>
        <w:t xml:space="preserve"> by species.</w:t>
      </w:r>
      <w:ins w:id="25" w:author="Zoe Southcott" w:date="2024-03-13T11:07:00Z">
        <w:r w:rsidR="00C01487">
          <w:rPr>
            <w:color w:val="010101"/>
            <w:w w:val="115"/>
            <w:sz w:val="21"/>
          </w:rPr>
          <w:t xml:space="preserve"> </w:t>
        </w:r>
      </w:ins>
      <w:ins w:id="26" w:author="Zoe Southcott" w:date="2024-03-13T11:15:00Z">
        <w:r w:rsidR="00780399">
          <w:rPr>
            <w:color w:val="010101"/>
            <w:w w:val="115"/>
            <w:sz w:val="21"/>
          </w:rPr>
          <w:t xml:space="preserve">Bobolinks </w:t>
        </w:r>
      </w:ins>
      <w:ins w:id="27" w:author="Zoe Southcott" w:date="2024-03-13T11:07:00Z">
        <w:r w:rsidR="00C01487">
          <w:rPr>
            <w:color w:val="010101"/>
            <w:w w:val="115"/>
            <w:sz w:val="21"/>
          </w:rPr>
          <w:t xml:space="preserve">typically nest in </w:t>
        </w:r>
      </w:ins>
      <w:ins w:id="28" w:author="Zoe Southcott" w:date="2024-03-13T11:08:00Z">
        <w:r w:rsidR="00C01487">
          <w:rPr>
            <w:color w:val="010101"/>
            <w:w w:val="115"/>
            <w:sz w:val="21"/>
          </w:rPr>
          <w:t xml:space="preserve">grasslands with </w:t>
        </w:r>
      </w:ins>
      <w:ins w:id="29" w:author="Zoe Southcott" w:date="2024-03-14T15:14:00Z">
        <w:r w:rsidR="002231FE">
          <w:rPr>
            <w:color w:val="010101"/>
            <w:w w:val="115"/>
            <w:sz w:val="21"/>
          </w:rPr>
          <w:t>tall</w:t>
        </w:r>
      </w:ins>
      <w:ins w:id="30" w:author="Zoe Southcott" w:date="2024-03-13T11:16:00Z">
        <w:r w:rsidR="00780399">
          <w:rPr>
            <w:color w:val="010101"/>
            <w:w w:val="115"/>
            <w:sz w:val="21"/>
          </w:rPr>
          <w:t>, dense</w:t>
        </w:r>
      </w:ins>
      <w:ins w:id="31" w:author="Zoe Southcott" w:date="2024-03-13T11:14:00Z">
        <w:r w:rsidR="00780399">
          <w:rPr>
            <w:color w:val="010101"/>
            <w:w w:val="115"/>
            <w:sz w:val="21"/>
          </w:rPr>
          <w:t xml:space="preserve"> vegetation</w:t>
        </w:r>
      </w:ins>
      <w:ins w:id="32" w:author="Zoe Southcott" w:date="2024-03-13T11:16:00Z">
        <w:r w:rsidR="00780399">
          <w:rPr>
            <w:color w:val="010101"/>
            <w:w w:val="115"/>
            <w:sz w:val="21"/>
          </w:rPr>
          <w:t xml:space="preserve">; whereas grasshopper sparrows prefer shorter and sparser vegetation. </w:t>
        </w:r>
      </w:ins>
      <w:ins w:id="33" w:author="Zoe Southcott" w:date="2024-03-13T11:14:00Z">
        <w:r w:rsidR="00780399">
          <w:rPr>
            <w:color w:val="010101"/>
            <w:w w:val="115"/>
            <w:sz w:val="21"/>
          </w:rPr>
          <w:t>All three</w:t>
        </w:r>
      </w:ins>
      <w:ins w:id="34" w:author="Zoe Southcott" w:date="2024-03-13T11:09:00Z">
        <w:r w:rsidR="00C01487">
          <w:rPr>
            <w:color w:val="010101"/>
            <w:w w:val="115"/>
            <w:sz w:val="21"/>
          </w:rPr>
          <w:t xml:space="preserve"> species </w:t>
        </w:r>
      </w:ins>
      <w:ins w:id="35" w:author="Zoe Southcott" w:date="2024-03-13T11:14:00Z">
        <w:r w:rsidR="00780399">
          <w:rPr>
            <w:color w:val="010101"/>
            <w:w w:val="115"/>
            <w:sz w:val="21"/>
          </w:rPr>
          <w:t>sometimes nest in the same field</w:t>
        </w:r>
      </w:ins>
      <w:ins w:id="36" w:author="Zoe Southcott" w:date="2024-03-13T11:09:00Z">
        <w:r w:rsidR="00C01487">
          <w:rPr>
            <w:color w:val="010101"/>
            <w:w w:val="115"/>
            <w:sz w:val="21"/>
          </w:rPr>
          <w:t>.</w:t>
        </w:r>
      </w:ins>
      <w:ins w:id="37" w:author="Zoe Southcott" w:date="2024-03-13T11:06:00Z">
        <w:r w:rsidR="00C01487">
          <w:rPr>
            <w:color w:val="010101"/>
            <w:w w:val="115"/>
            <w:sz w:val="21"/>
          </w:rPr>
          <w:t xml:space="preserve"> </w:t>
        </w:r>
      </w:ins>
    </w:p>
    <w:p w14:paraId="32781174" w14:textId="77777777" w:rsidR="00A42783" w:rsidRDefault="00A27EE7">
      <w:pPr>
        <w:spacing w:before="7"/>
        <w:ind w:left="2346"/>
        <w:rPr>
          <w:sz w:val="21"/>
        </w:rPr>
      </w:pPr>
      <w:r>
        <w:rPr>
          <w:color w:val="56722F"/>
          <w:w w:val="110"/>
          <w:sz w:val="21"/>
        </w:rPr>
        <w:t>low --- vegetation height &amp; density --- high</w:t>
      </w:r>
    </w:p>
    <w:p w14:paraId="43425AD1" w14:textId="77777777" w:rsidR="00A42783" w:rsidRDefault="00A42783">
      <w:pPr>
        <w:rPr>
          <w:sz w:val="21"/>
        </w:rPr>
        <w:sectPr w:rsidR="00A42783">
          <w:type w:val="continuous"/>
          <w:pgSz w:w="12240" w:h="15840"/>
          <w:pgMar w:top="0" w:right="20" w:bottom="0" w:left="20" w:header="720" w:footer="720" w:gutter="0"/>
          <w:cols w:num="2" w:space="720" w:equalWidth="0">
            <w:col w:w="2124" w:space="2242"/>
            <w:col w:w="7834"/>
          </w:cols>
        </w:sectPr>
      </w:pPr>
    </w:p>
    <w:p w14:paraId="63A2EF4C" w14:textId="77777777" w:rsidR="00A42783" w:rsidRDefault="00A27EE7">
      <w:pPr>
        <w:tabs>
          <w:tab w:val="left" w:pos="2288"/>
        </w:tabs>
        <w:spacing w:line="269" w:lineRule="exact"/>
        <w:ind w:left="463"/>
        <w:rPr>
          <w:sz w:val="14"/>
        </w:rPr>
      </w:pPr>
      <w:r>
        <w:rPr>
          <w:color w:val="4D4D4D"/>
          <w:w w:val="105"/>
          <w:sz w:val="23"/>
        </w:rPr>
        <w:t>Bird</w:t>
      </w:r>
      <w:r>
        <w:rPr>
          <w:color w:val="4D4D4D"/>
          <w:spacing w:val="-6"/>
          <w:w w:val="105"/>
          <w:sz w:val="23"/>
        </w:rPr>
        <w:t xml:space="preserve"> </w:t>
      </w:r>
      <w:r>
        <w:rPr>
          <w:color w:val="4D4D4D"/>
          <w:w w:val="105"/>
          <w:sz w:val="23"/>
        </w:rPr>
        <w:t>Ecology</w:t>
      </w:r>
      <w:r>
        <w:rPr>
          <w:color w:val="4D4D4D"/>
          <w:spacing w:val="-14"/>
          <w:w w:val="105"/>
          <w:sz w:val="23"/>
        </w:rPr>
        <w:t xml:space="preserve"> </w:t>
      </w:r>
      <w:r>
        <w:rPr>
          <w:rFonts w:ascii="Times New Roman"/>
          <w:color w:val="4D4D4D"/>
          <w:w w:val="105"/>
          <w:sz w:val="25"/>
        </w:rPr>
        <w:t>&amp;</w:t>
      </w:r>
      <w:r>
        <w:rPr>
          <w:rFonts w:ascii="Times New Roman"/>
          <w:color w:val="4D4D4D"/>
          <w:w w:val="105"/>
          <w:sz w:val="25"/>
        </w:rPr>
        <w:tab/>
      </w:r>
      <w:r>
        <w:rPr>
          <w:color w:val="959595"/>
          <w:w w:val="105"/>
          <w:sz w:val="14"/>
        </w:rPr>
        <w:t xml:space="preserve">Illustration by Emily S. </w:t>
      </w:r>
      <w:proofErr w:type="spellStart"/>
      <w:r>
        <w:rPr>
          <w:color w:val="959595"/>
          <w:w w:val="105"/>
          <w:sz w:val="14"/>
        </w:rPr>
        <w:t>Damstra</w:t>
      </w:r>
      <w:proofErr w:type="spellEnd"/>
      <w:r>
        <w:rPr>
          <w:color w:val="959595"/>
          <w:w w:val="105"/>
          <w:sz w:val="14"/>
        </w:rPr>
        <w:t xml:space="preserve"> &amp; Sunny Tseng</w:t>
      </w:r>
    </w:p>
    <w:p w14:paraId="7CC31B9C" w14:textId="3A9AE5E1" w:rsidR="00A42783" w:rsidRDefault="00A27EE7">
      <w:pPr>
        <w:tabs>
          <w:tab w:val="left" w:pos="2290"/>
        </w:tabs>
        <w:spacing w:line="176" w:lineRule="exact"/>
        <w:ind w:left="462"/>
        <w:rPr>
          <w:sz w:val="14"/>
        </w:rPr>
      </w:pPr>
      <w:r>
        <w:rPr>
          <w:color w:val="626262"/>
          <w:w w:val="105"/>
          <w:sz w:val="16"/>
        </w:rPr>
        <w:t>Conservation</w:t>
      </w:r>
      <w:r>
        <w:rPr>
          <w:color w:val="626262"/>
          <w:spacing w:val="7"/>
          <w:w w:val="105"/>
          <w:sz w:val="16"/>
        </w:rPr>
        <w:t xml:space="preserve"> </w:t>
      </w:r>
      <w:r>
        <w:rPr>
          <w:color w:val="626262"/>
          <w:w w:val="105"/>
          <w:sz w:val="16"/>
        </w:rPr>
        <w:t>Ontario</w:t>
      </w:r>
      <w:r>
        <w:rPr>
          <w:color w:val="626262"/>
          <w:w w:val="105"/>
          <w:sz w:val="16"/>
        </w:rPr>
        <w:tab/>
      </w:r>
      <w:del w:id="38" w:author="Zoe Southcott" w:date="2024-03-12T17:26:00Z">
        <w:r w:rsidDel="001568C7">
          <w:rPr>
            <w:color w:val="959595"/>
            <w:w w:val="105"/>
            <w:sz w:val="14"/>
          </w:rPr>
          <w:delText>Fact sheet d</w:delText>
        </w:r>
      </w:del>
      <w:ins w:id="39" w:author="Zoe Southcott" w:date="2024-03-12T17:26:00Z">
        <w:r w:rsidR="001568C7">
          <w:rPr>
            <w:color w:val="959595"/>
            <w:w w:val="105"/>
            <w:sz w:val="14"/>
          </w:rPr>
          <w:t>D</w:t>
        </w:r>
      </w:ins>
      <w:r>
        <w:rPr>
          <w:color w:val="959595"/>
          <w:w w:val="105"/>
          <w:sz w:val="14"/>
        </w:rPr>
        <w:t>esign</w:t>
      </w:r>
      <w:del w:id="40" w:author="Zoe Southcott" w:date="2024-03-12T17:26:00Z">
        <w:r w:rsidDel="001568C7">
          <w:rPr>
            <w:color w:val="959595"/>
            <w:w w:val="105"/>
            <w:sz w:val="14"/>
          </w:rPr>
          <w:delText>ed</w:delText>
        </w:r>
      </w:del>
      <w:r>
        <w:rPr>
          <w:color w:val="959595"/>
          <w:w w:val="105"/>
          <w:sz w:val="14"/>
        </w:rPr>
        <w:t xml:space="preserve"> by Sunny Tseng</w:t>
      </w:r>
      <w:del w:id="41" w:author="Zoe Southcott" w:date="2024-03-12T17:26:00Z">
        <w:r w:rsidDel="001568C7">
          <w:rPr>
            <w:color w:val="959595"/>
            <w:spacing w:val="24"/>
            <w:w w:val="105"/>
            <w:sz w:val="14"/>
          </w:rPr>
          <w:delText xml:space="preserve"> </w:delText>
        </w:r>
        <w:commentRangeStart w:id="42"/>
        <w:r w:rsidDel="001568C7">
          <w:rPr>
            <w:color w:val="959595"/>
            <w:w w:val="105"/>
            <w:sz w:val="14"/>
          </w:rPr>
          <w:delText>(sunnyyctseng@gmail.com)</w:delText>
        </w:r>
      </w:del>
      <w:commentRangeEnd w:id="42"/>
      <w:r w:rsidR="00DA3104">
        <w:rPr>
          <w:rStyle w:val="CommentReference"/>
        </w:rPr>
        <w:commentReference w:id="42"/>
      </w:r>
    </w:p>
    <w:p w14:paraId="64072A2E" w14:textId="77777777" w:rsidR="00A42783" w:rsidRDefault="00A42783">
      <w:pPr>
        <w:spacing w:line="176" w:lineRule="exact"/>
        <w:rPr>
          <w:sz w:val="14"/>
        </w:rPr>
        <w:sectPr w:rsidR="00A42783">
          <w:type w:val="continuous"/>
          <w:pgSz w:w="12240" w:h="15840"/>
          <w:pgMar w:top="0" w:right="20" w:bottom="0" w:left="20" w:header="720" w:footer="720" w:gutter="0"/>
          <w:cols w:space="720"/>
        </w:sectPr>
      </w:pPr>
    </w:p>
    <w:p w14:paraId="01E9FFF4" w14:textId="77777777" w:rsidR="00A42783" w:rsidRDefault="00A27EE7">
      <w:pPr>
        <w:tabs>
          <w:tab w:val="left" w:pos="3834"/>
        </w:tabs>
        <w:spacing w:before="73"/>
        <w:ind w:right="251"/>
        <w:jc w:val="right"/>
        <w:rPr>
          <w:b/>
          <w:sz w:val="45"/>
        </w:rPr>
      </w:pPr>
      <w:r>
        <w:rPr>
          <w:b/>
          <w:color w:val="010101"/>
          <w:w w:val="125"/>
          <w:sz w:val="45"/>
        </w:rPr>
        <w:lastRenderedPageBreak/>
        <w:t>Conservation</w:t>
      </w:r>
      <w:r>
        <w:rPr>
          <w:b/>
          <w:color w:val="010101"/>
          <w:w w:val="125"/>
          <w:sz w:val="45"/>
        </w:rPr>
        <w:tab/>
        <w:t>on</w:t>
      </w:r>
      <w:r>
        <w:rPr>
          <w:b/>
          <w:color w:val="010101"/>
          <w:spacing w:val="12"/>
          <w:w w:val="125"/>
          <w:sz w:val="45"/>
        </w:rPr>
        <w:t xml:space="preserve"> </w:t>
      </w:r>
      <w:r>
        <w:rPr>
          <w:b/>
          <w:color w:val="010101"/>
          <w:w w:val="125"/>
          <w:sz w:val="45"/>
        </w:rPr>
        <w:t>farms</w:t>
      </w:r>
    </w:p>
    <w:p w14:paraId="090CF3EF" w14:textId="124BEA5E" w:rsidR="00A42783" w:rsidRDefault="00A27EE7">
      <w:pPr>
        <w:pStyle w:val="BodyText"/>
        <w:spacing w:before="145" w:line="314" w:lineRule="auto"/>
        <w:ind w:left="4354" w:right="253" w:firstLine="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16928" behindDoc="1" locked="0" layoutInCell="1" allowOverlap="1" wp14:anchorId="2683EAAB" wp14:editId="3B07A8A2">
                <wp:simplePos x="0" y="0"/>
                <wp:positionH relativeFrom="page">
                  <wp:posOffset>0</wp:posOffset>
                </wp:positionH>
                <wp:positionV relativeFrom="paragraph">
                  <wp:posOffset>79375</wp:posOffset>
                </wp:positionV>
                <wp:extent cx="5507355" cy="4455795"/>
                <wp:effectExtent l="0" t="0" r="0" b="0"/>
                <wp:wrapNone/>
                <wp:docPr id="1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07355" cy="4455795"/>
                          <a:chOff x="0" y="125"/>
                          <a:chExt cx="8673" cy="7017"/>
                        </a:xfrm>
                      </wpg:grpSpPr>
                      <pic:pic xmlns:pic="http://schemas.openxmlformats.org/drawingml/2006/picture">
                        <pic:nvPicPr>
                          <pic:cNvPr id="1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5"/>
                            <a:ext cx="8231" cy="7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11" y="5873"/>
                            <a:ext cx="462" cy="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4C5203" id="Group 7" o:spid="_x0000_s1026" style="position:absolute;margin-left:0;margin-top:6.25pt;width:433.65pt;height:350.85pt;z-index:-251799552;mso-position-horizontal-relative:page" coordorigin=",125" coordsize="8673,70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6NHHAwAAlg0AAA4AAABkcnMvZTJvRG9jLnhtbOxX227bOBB9X6D/&#10;QOhd0SWSdUHsIrHsoEC6G+x2P4CmKIuoRBIkbSdY9N87pCQ7iYO2aPdlFzEgmeJlOHPOzKF09f6h&#10;79CeKs0En3vRReghyomoGd/Ovb8/rf3cQ9pgXuNOcDr3Hqn23i/e/XZ1kCWNRSu6mioERrguD3Lu&#10;tcbIMgg0aWmP9YWQlMNgI1SPDTyqbVArfADrfRfEYTgLDkLVUglCtYbeahj0Fs5+01Bi/mgaTQ3q&#10;5h74ZtxdufvG3oPFFS63CsuWkdEN/BNe9Jhx2PRoqsIGo51iZ6Z6RpTQojEXRPSBaBpGqIsBoonC&#10;F9HcKrGTLpZtedjKI0wA7Qucftos+X1/rxCrgbvYQxz3wJHbFmUWm4PcljDlVsm/5L0aAoTmnSCf&#10;NQwHL8ft83aYjDaHj6IGc3hnhMPmoVG9NQFRowdHweORAvpgEIHONA2zyzT1EIGxJEnTrEgHkkgL&#10;TJ7WRfGxfzWuzWfZ5bAwCyPnfoDLYVPn6OjY4koyUsI14gmtMzy/n3ewyuwU9UYj/Q/Z6LH6vJM+&#10;UC+xYRvWMfPo0hjwsU7x/T0jFmf78ISaZKIGhu2uqLCYTJOGJdiG5IhBXCxbzLf0WksoAKAWlk9d&#10;SolDS3Gtbbel8LkV9/jMjU3H5Jp1nWXOtseAoYZe5OArmA35XQmy6yk3Q8Eq2kHsguuWSe0hVdJ+&#10;QyH/1Ica/CQgFgaSRirGjcsayIw7bezuNkdcTf0T59dhWMQ3/jINl34SZiv/ukgyPwtXWRImebSM&#10;ll/s6igpd5oCKrirJBtdh94z518toFFqhtJ0JY722AmJBc45NP07F6HLImR91Yr8CdjDPGgbRQ1p&#10;bbMBIMd+mHwccKifgLaUaKi3HyyhYylMRZTHlxZKqKCzQoAsUdrcUtEj2wDYwUuHM95DDENc0xTr&#10;MReWfBdHx591QABDz2sMFWGxyld54ifxbAUMVZV/vV4m/mwdZWl1WS2XVTQx1LK6ptxu8+sEObxF&#10;x+opZbXabpadGohbu59Le0D/NC2wiXJyYyLVGjslXRHFSXgTF/56lmd+sk5Sv8jC3A+j4qaYhUmR&#10;VOvnId0xTn89JHSYe0UKcvft2EL3O48Nlz0zcMZ2rJ97+XESLq0KrHjtqDWYdUP7CRTW/RMUQ74P&#10;eT4lKIzaJlz/QVGFQ2Y47+5HUc3/l6IKx/qbqMLpNeXsd0U1jyNQTxDPNIf3CVcek7AmM4um1VUQ&#10;2EErp5eaSTPfZPVNVv9NWXVvrvDy74R4/FCxXxdPn6H99HNq8RU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DBBQABgAIAAAAIQBo05XV3wAAAAcBAAAPAAAAZHJzL2Rvd25yZXYueG1sTI/N&#10;asMwEITvhb6D2EBvjWyn+cGxHEJoewqFJoXS28ba2CaWZCzFdt6+21Nz3Jlh5ttsM5pG9NT52lkF&#10;8TQCQbZwuralgq/j2/MKhA9oNTbOkoIbedjkjw8ZptoN9pP6QygFl1ifooIqhDaV0hcVGfRT15Jl&#10;7+w6g4HPrpS6w4HLTSOTKFpIg7XlhQpb2lVUXA5Xo+B9wGE7i1/7/eW8u/0c5x/f+5iUepqM2zWI&#10;QGP4D8MfPqNDzkwnd7Xai0YBPxJYTeYg2F0tljMQJwXL+CUBmWfynj//BQAA//8DAFBLAwQKAAAA&#10;AAAAACEAkDCNs7FQAwCxUAMAFQAAAGRycy9tZWRpYS9pbWFnZTEuanBlZ//Y/+AAEEpGSUYAAQEB&#10;ANwA3AAA/9sAQwACAQEBAQECAQEBAgICAgIEAwICAgIFBAQDBAYFBgYGBQYGBgcJCAYHCQcGBggL&#10;CAkKCgoKCgYICwwLCgwJCgoK/9sAQwECAgICAgIFAwMFCgcGBwoKCgoKCgoKCgoKCgoKCgoKCgoK&#10;CgoKCgoKCgoKCgoKCgoKCgoKCgoKCgoKCgoKCgoK/8AAEQgELwTn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dv7Tdf8/Un/AH1R9puv+fqT&#10;/vqmUUAP+03X/P1J/wB9Ufabr/n6k/76plFAD/tN1/z9Sf8AfVH2m6/5+pP++qZRQA/7Tdf8/Un/&#10;AH1R9puv+fqT/vqmUUAP+03X/P1J/wB9Ufabr/n6k/76plFAD/tN1/z9Sf8AfVH2m6/5+pP++qZR&#10;QA/7Tdf8/Un/AH1R9puv+fqT/vqmUUAP+03X/P1J/wB9Ufabr/n6k/76plFAD/tN1/z9Sf8AfVH2&#10;m6/5+pP++qZRQA/7Tdf8/Un/AH1R9puv+fqT/vqmUUAP+03X/P1J/wB9Ufabr/n6k/76plFAD/tN&#10;1/z9Sf8AfVH2m6/5+pP++qZRQA/7Tdf8/Un/AH1R9puv+fqT/vqmUUAP+03X/P1J/wB9Ufabr/n6&#10;k/76plFAD/tN1/z9Sf8AfVH2m6/5+pP++qZRQA/7Tdf8/Un/AH1R9puv+fqT/vqmUUAP+03X/P1J&#10;/wB9Ufabr/n6k/76plFAD/tN1/z9Sf8AfVH2m6/5+pP++qZRQA/7Tdf8/Un/AH1R9puv+fqT/vqm&#10;UUAP+03X/P1J/wB9Ufabr/n6k/76plFAD/tN1/z9Sf8AfVH2m6/5+pP++qZRQA/7Tdf8/Un/AH1R&#10;9puv+fqT/vqmUUAP+03X/P1J/wB9Ufabr/n6k/76plFAD/tN1/z9Sf8AfVH2m6/5+pP++qZRQA/7&#10;Tdf8/Un/AH1R9puv+fqT/vqmUUAP+03X/P1J/wB9Ufabr/n6k/76plFAD/tN1/z9Sf8AfVH2m6/5&#10;+pP++qZRQA/7Tdf8/Un/AH1R9puv+fqT/vqmUUAP+03X/P1J/wB9Ufabr/n6k/76plFAD/tN1/z9&#10;Sf8AfVH2m6/5+pP++qZRQA/7Tdf8/Un/AH1R9puv+fqT/vqmUUAP+03X/P1J/wB9VjeOviR4T+Gv&#10;h6bxT488W2+lafbrumu7y42Ko/E9ah+IXxH8HfC3wpeeNPHOuW+n6fYwtJNPcSBRwCcDPUnHSvxE&#10;/wCCgv7eHjr9sj4oXOn6JfXNv4SsZjHpGlo2BMAcea4HUn36Vz4jERox8zpw+HlWlbofXH7af/Ba&#10;+4h8Rx/DD9j7VY7ho3/07xVcQl4m4+5Chxn3Y8elfImj/wDBQr9s3TfjVY65qP7RfiHUN99GZ7M6&#10;g4tmVnGU8oELjB9K8RtooPBtl9pn2vfTLiNVP+q+tdN+yx8PNV+LHx60LQLeJpt1+s1wdpOFBBNe&#10;T9YrVqi1Z6n1ejRpt26H74fAfxrrnjT4e6fr+rXkjTXFuruTIT1Fdr9puv8An6k/76rlPhJ4cXwx&#10;4JsdJVNvlW6rj8K6iveXwnhsf9puv+fqT/vqkN1cjrdSf99Gm5IGTXm/7QP7Rfgj4EeFLjxD4n1a&#10;GHyoyfnfHahuyuxHXeNviPovgTSpNW1/WhDHGuSZJCK8Hi/4KUfCO+8Vf8I9YeKYZD5mzclxnn86&#10;/Kv/AIKB/wDBWHxx8ddUvPBvw21Oa103zGjkuo5Mbl/2cV8d+E/ib4w8JeIrPVbDWrot9sTcvmnn&#10;LCvLnmlNV1TirndDBTlT52f1MeEPGlt4v0iLV9M1BpI5FyrLIea1ftN1/wA/Un/fVfOv/BN7V/EP&#10;iD9nnR9X17zN8turDzPpX0OM969NPmSZxS0Y/wC03X/P1J/31R9puv8An6k/76plFMQ/7Tdf8/Un&#10;/fVH2m6/5+pP++qZRQA/7Tdf8/Un/fVH2m6/5+pP++qZRQA/7Tdf8/Un/fVH2m6/5+pP++qZRQA8&#10;3N12uZP++jWpo8MvlfaZLhm3r91u1ZFbmk/8eEf+e9AFiiiigAooooAKKKKACiiigAooooAKKKKA&#10;CiiigAooooAKKKKACiiigAooooAKKKKACiiigAooooAKKKKACiiigAooooAKKKKACiiigAooooAK&#10;KKKACiiigAooooAKKKKACiiigAooooAKKKKACiiigAooooAKKKKACiiigAooooAKKKKACiiigAoo&#10;ooAKKKKACiiigDm6KKKACiiigAooooAKKKKACiiigAooooAKKKKACiiigAooooAKKKKACiiigAoo&#10;ooAKKKKACiiigAooooAKKKKACiiigAooooAKKKKACiiigAooooAKKKKACiiigAooooAKKKKACiii&#10;gAooooAKKKKACiiigAooo/CgArB+IvxE8J/DDwle+NfGetQ2Om2Fu0txcTPhVUDP5+g71Y8aeM/D&#10;vgPw5eeKPFWrw2NjYwtLc3NxIFVFAySSa/GP/gpl/wAFF9b/AGt/GEnw7+HN3Nb+CdNuP3UUbENq&#10;MgP+tfp8v90fjXPiMRGjG/U6MPQlWl5HP/8ABRT/AIKFeM/2xvHcuiaJdzWfgvTrgjStOHym4I48&#10;2T1J7DtXjfha20fQ9DXVNSURyMMlpByPpVDwv4YjtR/bPiFPKhj5VZO5qp4w8QWeszxRWMRWOLID&#10;Nxn8K8KpUlUlzSPchCNOPJHYp+JNRtNT1aS6s42WM9Nzcn3r9DP+CI/7NcWtLe/GjWNObLXHkWcj&#10;r/CvUj8a/OV85GPWv2+/4I86b9n/AGKfDd5LpRt5JGmwzL/rR5hw1dOBjzV/Q5cdLlo2R9UW0K28&#10;SxIvCjFSZopssqQoZZCNqjLZr3DxTn/iV460z4f+FrrxFqlyscdvCXLMcV+CP/BT39u/xV+0Z8Ur&#10;3wnoGtSro9jcMn7uQ4lYcY4PSvq//gtJ/wAFP9OtZrj9nL4Ga7HcXylo9ev4W3LED1jUj+L1r8tN&#10;PsVsl/t/xBJukb50ib7zNnOTXz+aY5O9Kmz1sFhf+XkkTW0dl4d0XfqNtHLcXHKqeSM17L/wTW/Z&#10;C1P9rz9omy8OG0kbTNJK3moyKpKgBhhc+9eBahe3WrX/AJrBmZ2wiDn6ACv3q/4Ij/se2f7On7KG&#10;neOfEeg/Z/E3i4C+vmmX95HCf9UnqPl5/GuHLcP7bELsjqx1VUaNu59afDPwFpHw18G2PhHRLVY4&#10;bSBUVVX0FdAKOc9KK+uPnwooooAKKKKACiiigAooooAK3NJ/48I/896w63NJ/wCPCP8Az3oAsUUU&#10;UAFFFFABRRRQAUUUUAFFFFABRRRQAUUUUAFFFFABRRRQAUUUUAFFFFABRRRQAUUUUAFFFFABRRRQ&#10;AUUUUAFFFFABRRRQAUUUUAFFFFABRRRQAUUUUAFFFFABRRRQAUUUUAFFFFABRRRQAUUUUAFFFFAB&#10;RRRQAUUUUAFFFFABRRRQAUUUUAFFFFABRRRQAUUUUAc3RRRQAUUUUAFFFFABRRRQAUUUUAFFFFAB&#10;RRRQAUUUUAFFFFABRRRQAUUUUAFFFFABRRRQAUUUUAFFFFABRRRQAUUUUAFFFFABRRRQAUUUUAFF&#10;FFABRRRQAUUUUAFFFFABRRRQAUUUUAFFFFABRRRQAUUUZoAKw/HvxA8MfDnw1d+K/Fmrw2djZwtL&#10;cXE0gVVUdeTVP4s/FnwX8HfBd9458c67Bp+n6fCZLi4nkCge3uT2HfNfjF/wUH/4KSeNv2tfEE/g&#10;/wAIzzab4Lt5/wDR7VWKyXpHR5fb0Xp681zYjERox13OjD4eVaXka/8AwUd/4KQ+LP2ufE0nw1+G&#10;l1cWfgu0mxGkZKvqLg/6x8c7fRT9TXgPhLw3b6PZq9zbhrlhl93O2q/gzwm2m7dXuLobmT5VHYVT&#10;8c+KbgXP9maVdgR7f3hj9fTNeJUqSqS5me3Tpxpx5YkPjbxNqE00miDyRFn5vLOSa5zHSlyWYu/L&#10;HqTRWZqSW8LTyhEXJJAH4nFf0JfsWeCo/h/+yx4H8LpB5Rh8P27SL/tOm4/zr8CvhTo9n4k+I+h+&#10;G9QvDbw32rW8M0yrnYpcDOK/oR0vxv4J+G3wph1PVtcgg0zRdJTfcSSAKESMc8/T9a9LL/dbmeZm&#10;Du4xR12o6rp+j2cmoarew28ES7pJppAqKPcngV+ZH/BTf/gt54T8PaTrnwG/Znme81SSN7S/8Qr/&#10;AKuDIIbyiOp96+Uv+ClH/BV/4q/tXeOLnwT8PtVvNF8FWszwQWFlOUkvsHBkcrzg9h0xXynY6DK0&#10;n9rayFXauUjY5x7se9cmMzTmvCl95eFwNvemNh2RyS+LfFN21xdXUhkZpm3MzHknnuTXN6rqM2pX&#10;jXMjtt3YRW7Cn6tqVzqNyzyy7lXIRewHtSaJpF74h1a10PS4vMuLudIoY1GdzMQAK8T3pHqX5UfV&#10;P/BIP9h67/bE/aStb3X7WT/hFvC8iXusTKPlkYHKRfievtX9BtjZ22n2kVlaQrHHDGqRxqoAVQOA&#10;BXyn/wAEkP2TdO/ZX/Z2t9HFrjVNWK3Wr3DL80kpUDH+6K+sRzzj/wCtX1mX4X6vRXdnzuMre2q+&#10;SFooor0DlCijNGaAAmkycVleMPGvhbwDoVx4n8Ya9a6bYWsZea6vJxGiqO+TXwB+1N/wXL0nw/qV&#10;x4S/Zn8KR6o0e6NvEGqErEH55jjH3h7k4NcuJxuGwkb1JG1HD1sRK0Efafxv/al+B/7O9vbz/Ffx&#10;3Z6Y11Jst7d5N0je+0c498V2XhnxNo3jDQLPxP4dvUubG+hWW2uI2yrowyDX8+PxM+IXxY+OniC+&#10;+J3xD1661a6nlZpbiaUkRjP3VX+FR6Cv1C/4Ii/HC++IH7P+ofDfVpp5rjwzfbYpJmLfuX5VR9K8&#10;3A5x9cxfsmrLod2Ky76vh+e+p9uA57UUCivcPLCtzSf+PCP/AD3rDrc0n/jwj/z3oAsUUUUAFFFF&#10;ABRRRQAUUUUAFFFFABRRRQAUUUUAFFFFABRRRQAUUUUAFFFFABRRRQAUUUUAFFFFABRRRQAUUUUA&#10;FFFFABRRRQAUUUUAFFFFABRRRQAUUUUAFFFFABRRRQAUUUUAFFFFABRRRQAUUUUAFFFFABRRRQAU&#10;UUUAFFFFABRRRQAUUUUAFFFFABRRRQAUUUUAc3RRRQAUUUUAFFFFABRRRQAUUUUAFFFFABRRRQAU&#10;UUUAFFFFABRRRQAUUUUAFFFFABRRRQAUUUUAFFFFABRRRQAUUUUAFFFFABRRRQAUUUUAFFFFABRR&#10;RQAUUUUAFFFFABRRRQAUUUUAFFFFABRRSOdq5oQCFtvGO1ea/tC/tW/Bb9nLwpe+JfiN4ztLY2cW&#10;4WSzK08rdlRM5JNeP/8ABRv/AIKQ+Dv2QvCcnhXw1PHf+NNQt2+wWcbAi14/1shHQDsOpr8YPiJ8&#10;TPHPxY8U3njPx74jutSv72ZpJZLiUtgk9AD0A9K4cTjPZe7Hc7cNg5Vfelsez/t4f8FB/iT+2b4p&#10;+wys+meFbGZm0zR42IMnpLL/AHnPp0HavIfCXgqC9t49W1FlZW5jhU/zqHwv4HfUEN5qoeKFQNv+&#10;1/gK09R8a6NokH9n6JF5rR/KMfdWvHlKU5XZ68YRpxtEPFniDS7C0fRoAzTbNo2ZCp+NcYAc5NS3&#10;95Nqd41/cn53bPHQVFUloKCSBnFFcv8AEL4l2Hg62+x2UX2zVJeLexj6n/ab+6B60DNqD40ab8KP&#10;HOlXohE9/HMs8EOM7Np4Y/jXfftHf8FJvjr8fPCMfw0GszWWhrjzreCQq1w3+1jt7V80w2+oarqL&#10;a/rm2bUbhQHaNeEHZF9hmuq8P+EryKZNRu/l2/MqKOTXNUxUoxcIPRkRoxlNTkSeGfD17FcLq2oc&#10;Nj5Yz1+tUfFOr311evZtdAxoeFjPFS+IfFd5cTvY2m6FVJDN3NYgBzgc1xebNwAO3FfdP/BEz9hz&#10;/hoP4vzfGDxjp0h0XwtKrWiSRnbPdHp9Qo5+tfLX7Mf7PHjT9pn4waN8J/BVhJNNqF0ouJI1JEEO&#10;fmdj2wK/o0/Zc/Zx8Gfsz/CPSPhh4O06OKPT7VUmlRAGmkx8zt6kmvWyvC+2qqclojgx2I9nDlW7&#10;O+0DSLbRtOjsrSMKka4Wr1AGKCcV9QeEFISc0jPgZ/OvJ/2if20PgJ+zTos1/wDEDxxa/bFjLQ6X&#10;bSCSeVh0G0dOe5qKlSnTjzTdkVCEqkrRVz1S7vbSxtpL29nWGGFC8kkjbVVR3JPQV8t/tIf8Fcv2&#10;WvgYlxo/h7Xm8V65DlVsdGw8aP6PL90fhk18I/tjf8FZ/jJ+0hY3fgfwXB/wjXhu4JWSO1kPn3Ke&#10;jN2B9B1r5T0zSL/Wrtba1iZt7fM5BwPc181js+3hh/vPaw+VX96o/kevftW/tzfHP9rrxK134x1m&#10;S10lXP2Hw/YyFYIl7ZA++3uf0ry3TPBGt6golki+zwnnzJuMV0lvpXh7wBbtqNzcC4utvypx+gqb&#10;wV4M+Ln7SHiqHwV8NPDNxezSOAsVqp2oPV26CvnZzrYqr715NnsRjTo09NEjH1TW7LRNJ/4Rjw5+&#10;8aT5Z5hzuJ7Cv1s/4I5fAPUvg3+zP/wkHibQ5rHVfEl61zNHcLtbygAE49xzXmP7G3/BF3QfBep2&#10;PxD/AGhNTGpX9tIs8Gj2/EKOCCNx6tj8q/QO1tLe0t47a2iEcca7UjXoo7CvqMnyuph6ntqqs+h4&#10;eZY6FaPs6exKCSOaKOlFfRHjhW5pP/HhH/nvWHW5pP8Ax4R/570AWKKKKACiiigAooooAKKKKACi&#10;iigAooooAKKKKACiiigAooooAKKKKACiiigAooooAKKKKACiiigAooooAKKKKACiiigAooooAKKK&#10;KACiiigAooooAKKKKACiiigAooooAKKKKACiiigAooooAKKKKACiiigAooooAKKKKACiiigAoooo&#10;AKKKKACiiigAooooAKKKKAObooooAKKKKACiiigAooooAKKKKACiiigAooooAKKKKACiiigAoooo&#10;AKKKKACiiigAooooAKKKKACiiigAooooAKKKKACiiigAooooAKKKKACiiigAooooAKKKKACiiigA&#10;ooooAKKKKADNFFNeRY13MRgdcmgBWdVGWNfLP/BRr/goh4U/ZC8DPo2gSx33i/UoWXS7FWB8k4/1&#10;snoB196f/wAFCv8Agoh4K/ZK8FTafpM8OoeKbyMrp+liT7nH+sfHQCvxZ+J/xP8AGvxg8bX3xA8f&#10;a3NqGo6hMzyzSvnGSflHoB0A9q4MZi1T92G53YPCuo+aWweM/Gnjn4w+Nrzxf4w1a41PVtQmMlxc&#10;TMT1P6AdhV7RfASW7Lcam3mSZysKngfU1S8B2WqyXbXli6Rxbdskki5/L3roNX8XaVocTRmf7RP/&#10;AHF9a8dtt3Z7Hw6IzPHWoalaRR28WoqquuGhh4I/GuSHPJFS3t1Le3cl3K3zSNn6e1R0igoJA60h&#10;YA4Nch41+IbW0jaL4bYNccrNc9Vh+nq38qmUuXVgWPGXxAg0mdtE0kedeFf3jfwwe59/auH8ovOb&#10;iQeZNI2WkblmJ60WtoTJ5UfzSSv8zMfmdvUmur0TwiLOSO7u5C0i8+WPuiuGrVcilHqVfD3hi+E8&#10;epXDeWqnKqPvGrvi7W9V08rawFY1cfez81N8TeJL7T5fsdr5asy53ryR7VzNxcXF0/nXMrSN/eY1&#10;iUMLFiZHb5mbLH1qW0sbnUJ1gtImd3YKqquSxPYD1psUbP1OB61+jX/BEv8A4Jq3fxl8ZW/7Svxa&#10;0OSPw1otwH0ezuoflv5wRhsEcqK6MPQqYiooxMq1WNGnzM+tP+CJH7ASfs5fCD/hc3j/AEhR4m8U&#10;QrJDHNH89nb4BC89Cc5NfeYYelMt4ILa3WCCJY40XCKvRQO30rJ8Z+PvBvw90SXxF428R2mmWUC7&#10;pLi8mCqPzNfYUqdPD0lFO1j5yUpVqlzazztrifjT+0J8Iv2fvDUnif4q+M7XTII0ykckg82Q+ipn&#10;Jr4V/bJ/4LWy6Pqs/gf9mCyt51jZkn8QXkZZSf8Apkvf6mvz7+JXxY+Kfx18TyeIviJ4qvtavpm3&#10;briQsF56KvRRXj43PKNH3KWsvwR6GGyupU96ei/E+xP2x/8Ags/44+J9vceCP2e7KbQNLdmSTVpD&#10;/pE6/wCyP4Afzr4j1TWPFfjnV31DWdTu9SvJGzJNcSF2JPfJrW8OfDq+luo7rW49sHVod3zNWtrX&#10;i/SvCdw2l6Voo81Rj5QABXy+IxeIxUrzd/I92jh6OHjaKsZ+i/D21t4/tvia9jjC8+VuA/M1NrXi&#10;qyeFdA8F27NO7hFMEfJP90dyTXs/7Ln/AATm+PP7YF63iy+gbw9oMmMaleQH96PSNT1+vSv0n/ZZ&#10;/wCCZ37On7NFpBqVp4bj1rXo1BbWdUjEkgb/AGFPyoPoK7MHk+KxWtuWPmc2IzChh9Fq+yPz6/ZS&#10;/wCCRnx/+Pt3a+Kfikknhfw/NtdpLzJupk6/Kh+7kdzX6j/s6/sp/B39mLwlB4W+GnhmG3ZYwLi+&#10;kXdNO3dmbqa9HjiWNNkSqqjgBRT6+rweW4bBL3Fd9zwsRjK2JfvbdhMYGDSjgYFFFd5yBRRRQAVu&#10;aT/x4R/571h1uaT/AMeEf+e9AFiiiigAooooAKKKKACiiigAooooAKKKKACiiigAooooAKKKKACi&#10;iigAooooAKKKKACiiigAooooAKKKKACiiigAooooAKKKKACiiigAooooAKKKKACiiigAooooAKKK&#10;KACiiigAooooAKKKKACiiigAooooAKKKKACiiigAooooAKKKKACiiigAooooAKKKKACiiigDm6KK&#10;KACiiigAooooAKKKKACiiigAooooAKKKKACiiigAooooAKKKKACiiigAooooAKKKKACiiigAoooo&#10;AKKKKACiiigAooooAKKKKACiiigAooooAKKKKACiiigAooooAKKKKACiiq+o39rp1s11eTLHHGuW&#10;ZmwAPWgCWaZYV3M1fHH/AAUa/wCCnng79mXRbj4ffD+9g1LxldR7Y7dG3JZA/wDLSTB69wteUf8A&#10;BR3/AIK+WnhZtS+Cv7N+oLcaou6DUPEUbAxW3Zki/vP/ALXQdq/MLVtX17xVrM+ta3fXF9fXUxe4&#10;uJ5DJJK56kk9687FYzl9ymehhcHzWlUNTxz458ffGTxfdeM/GOrXWqapfSl5riVix57DsAKs6T4O&#10;s9NhbUfFDbUXkR56fXFT+Fvt3hnTJLrVVjghZsgMuXJrN8SeNrvWI2sbWIR27cNkfM1eS3zO7PVS&#10;5diTXfGMMlt/Zfh6I28IPzSLwWrn8ljvPWgDHaikWFNkkSJDJI21VGSTTLq7t7SBri4mVFXlmauH&#10;8XeMX1gmw05iluPvN/z0/wDrVE5xpq7As+M/G/2mFtL0K5IVuJrhf5L/AI1zelaTNfTraWUeW6/N&#10;/M022gNxMsChvmbB2rnFdtZ2GjeHrcS7kj+X5pW6tXn1KkpPUtRsU9G8J2umRG81RVeRPmBB4FVd&#10;T8el1a2sLXtjzGNQ+J/E1vqcH2OwD43fNIT1rDHSoSGBd5HLyHLN3NT29mfK+3XQPk7sKveQ+g/x&#10;quV3EV9t/wDBKT/glv4u/a88X23xO+JVtcab4F0e6WXzJo8HUGByY0z/AA8cmt6NKVaooxM6lSNK&#10;LlI7r/gkR/wSQ1H9oTUrX9oD4/6JLa+E7WdZNL0m4jKnUiDnJB/5Z/zr9mNC0Dwj8OfDEOi6Bptr&#10;pWk6fBiKGFRHFCgH6V4f8dv29P2U/wBjrw9H4Rudft57zT7ZY7Pw/oyhnAUYCnHyp0HU1+bX7Wf/&#10;AAVR/aC/aSkufD2i6k3hvw3KSv8AZmnsQ8yf9NH6n6dK9qWKwOV0+VPmkeX7DFY6pdqyPr39rj/g&#10;tH4J+FusXngb4H6DHr2oW+UbVJH/ANGR/bHLY/Kvzr+O/wC1d8e/2mddbUviR4zvb2PcTDYxuVhi&#10;GegUcd689i+26pLHYRJuZn+VR3J7k16D4J8Kz+HLZje+U8knOVXlfxr5rFZhisXJ8z07I9qhgqNB&#10;LlWpyGi+BNc1e4/fwtBH/FJIMflXaaD4W0zwsjSpNl2+9NLis/WviVBpt5Jp9npjSyRttLbuCfwr&#10;179lT/gnx+0B+2Pr0WvalYzaD4Z3KZNUuoyquvpGp+8cd8YrnoYetiJctNXN6tSFFc0tDzn4b+Df&#10;iz+0X8Tbf4U/CHTmuLi5l2edGuEjTPMjt/CAK/Sb9lD/AII4/B34QTW/jD403o8Xa8hV/LmUi1hf&#10;2Xq2D3avev2YP2OPgt+yf4cXSPhr4cRLyWJVvtWm+ae5IHJJ7D2FerrkcV9bl+T0aEVOtrL8j57F&#10;ZlUqytDRFbS9H0vRbKPTtJsI7aCJdscMMYVVHoAOlWsepoor3fQ8u99QooozQAUUUUAFFFFABW5p&#10;P/HhH/nvWHW5pP8Ax4R/570AWKKKKACiiigAooooAKKKKACiiigAooooAKKKKACiiigAooooAKKK&#10;KACiiigAooooAKKKKACiiigAooooAKKKKACiiigAooooAKKKKACiiigAooooAKKKKACiiigAoooo&#10;AKKKKACiiigAooooAKKKKACiiigAooooAKKKKACiiigAooooAKKKKACiiigAooooAKKKKAOboooo&#10;AKKKKACiiigAooooAKKKKACiiigAooooAKKKKACiiigAooooAKKKKACiiigAooooAKKKKACiiigA&#10;ooooAKKKKACiiigAooooAKKKKACiiigAooooAKKKKACiiigAoJwM0VynxZ+L3gf4OeErvxh458Q2&#10;+n2dpGWkkuJAo47c9TRe241qzV8XeM/D/gjRZ9f8SanDa2tvGXlmmkCqoAyck1+U/wDwUt/4Kuah&#10;8TXuPg9+z34gubXSlkZNU1q1k2G6HTy4yOdp7nvXlf8AwUD/AOClHxC/al8S3ng7whqUmn+DoZyl&#10;vDCxV70A8O5z909lr5r0fwfrGsxCeKJY4j/HIev+NeRisZze5A9XC4OMVzzI9J8Oavr0pmhQsrNl&#10;ppDwT9a7TRNGh8P6bhLXzpVyzuqjn86rjb4F0MefOZjuwqjA5Nc1qvjTW9ULILjyYzxsjrzj0N9i&#10;z4l8aT6tA+nRWYjj3YZm5asGjJPOaGYKMmgoKp6trdho1s1xezKv91e59qz/ABJ4ytNEVoYSJJui&#10;qD0+tcJqWp3usXBvL2cu3YDotY1KyjogLfiLxPe+IZ/3jssAb93H2H1puk+HNT1Qb44tsf8AfbgG&#10;p/D3hdtajNzLc7Iw2OBya6gPbaJp/lG5ULGny7zya4ZSbLRWt4rHwtpQkmi3Mv3pFXqa5vxBr765&#10;cKRD5aJ90etN1bxFqGrkxzSYj3cRrVBuDmpj3GKBgYoY4Ga1tD8D+ItfgNxZW22P+9IcZ+ldZ4X+&#10;E8NlKt5r8vnMvKwr90H39amVSEepSjJmL8KPDWm6x4xs5PFVjM2lxuHulUFfMUH7ufevvjXP+Cp/&#10;xM0D4RW3wa+BugQeF9OtrUWyXkLZmWMDGF7KT69a+U4YoYRshiVQOyrV7TNA1bWZhBY2bNuP3ypC&#10;j6ms1ja0IuMHa+4/qtOUuaauN1bVdW8QahLqer3011dXEheWaVizuxPJ5q9pHgrWtUkVvsrRxbvm&#10;aT5ePaug0P4ef2RcR6pqepIrRtu2qOB+JqbX/iTZ6dO1npsQuHUD95u+X/69cj96V2dK0Viw+p+D&#10;fCUGyNY/OjXBVVy5P1rD0VfiL8WvFtv4P8FWF3fXt/MIrSws1JZs/Tt711PwA/Zb+On7YHjtdH+G&#10;3hWSZGkH2zVpYylrar3Lv/Qcmv1v/Yd/4J5/C39jvwvHqDRRat4ruIv+Jhr00f3T3SIfwKPrk16O&#10;AyytjJptWj3OLFY6nh423fY8F/Ye/wCCMmjeBb+1+Jf7T0trql8qLJa+HIRuhgfg5lb+Mj06fWvv&#10;zS9I03Q9Ph0vSLCK2t7dAkMMMYVUUdgB0rzP47/tqfswfs26ZLqfxc+MOj6a0a8WS3QkuH9hGmWJ&#10;9sflXwP+0p/wcgeEtPjuNE/Zi+F1xfy8rFrOvN5UY/2liX5iPqRX19Gng8vhyx+/qeJKnjsdK9n+&#10;h+pm8YySKryavpsUghlv4FZjhVaUZJr+fn4pf8Frv29vifYtp03xLt9HhcEONGsxCxHpuySK8Uk/&#10;a+/abn1y38Q3Hxv8RSXlrMssMkmpSHawOc4JxSlmFOMtDojk9a15Ox/TyuSOKcT7V8j/APBG/wDa&#10;98e/td/stf8ACSfFXWLW88QaPqT2N1LCAryRqBsd17E819ZTO7AhT+tdtOaqQUl1PLrU5Uajg+gs&#10;10kPH8XpVczzTN8oppVE5fk/WqWp+IbDToyZplXbVmZrROw+8amByM15brn7QXgXw/IX1rxNa2cK&#10;N881xcBFH4muJuv+Cpf7DeleL7fwFefHvS31CaQR7rfdJCrHsZANo/Os5Vacd2jSNOpLZM+iKKra&#10;Tqthrenw6tpV5HcW1xGJIZ4myrqRkEH6GrNaGYVuaT/x4R/571h1uaT/AMeEf+e9AFiiiigAoooo&#10;AKKKKACiiigAooooAKKKKACiiigAooooAKKKKACiiigAooooAKKKKACiiigAooooAKKKKACiiigA&#10;ooooAKKKKACiiigAooooAKKKKACiiigAooooAKKKKACiiigAooooAKKKKACiiigAooooAKKKKACi&#10;iigAooooAKKKKACiiigAooooAKKKKACiiigDm6KKKACiiigAooooAKKKKACiiigAooooAKKKKACi&#10;iigAooooAKKKKACiiigAooooAKKKKACiiigAooooAKKKKACiiigAooooAKKKKACiiigAooooAKKK&#10;KACiiigAoprPsGWrwL9sb9u74afst+FJrvUdTjm1JoyLezjbLFsVMpKOrGoyk7I7j9oj9pP4e/s9&#10;eDrjxP4w1mGExxkxxNIAzHHQV+NP7d37fnjb9rTxC+j291Jb+Hre4LW9srn97joTXFftS/tdfE79&#10;qXxjNrXizVZVsRIfstgrHaq/T1rh/DngeTV7b7beXXkxk4C45NePisW6j5Y7Hr4XCqn709yj4a8N&#10;z+IrlkSbZHH99q6zUVu/DGhE6QnEa/emfp9BWfqF3ongsLHpMSzTMDubzM4+tc/qniDVNaObu4O3&#10;/nmvArhPQIb7UtQ1OTz765eRjz8zcCofwo6CqWr67p+jw+bd3Chv4UX7x/ClJ8quwLcs0cKF5G2q&#10;OpPauO8U+O2dmsdHk9mk9fpWV4g8XajrTtEJDHDn5VVuv1qHTvDOqamFkig2xtz5jcD8K5KmI6RK&#10;sUlE1xKThnkY89ya39B8M2cUJvteXy8NlUdsceprUit9M8Kaask0G5h96RV5JrnfEmvR63Koht9i&#10;JnqetcvxblG1f+LdFsYmtdOi8whcL5fCiuVnuZ7iXzJ5GbPqxNM8skgImcnGAK6nwt8MNW1ZlutW&#10;X7Lb9cH7zD6dqJSjBaglKTOe0/S9Q1af7Lp1pJI5/ur0ruvCHwpjspF1DxBtkfqsC/dH1rq9J0TT&#10;NDtFttOtVjVRye5+p71saPoGq65KYtPtt237zE4ArjnWlLY3jT7mfDFHBH5UMaqF4wowK0tD8O6l&#10;4hkaOxh+VfvSN91a6XSfhdDExn127JUDO2JsD8TTx4w8J+FVax0OzaTn5tp4J+prE1DSvBel+GoW&#10;1PWV+1FFyyrHlV96rap8UGEXk6DYiEdpHA6ewFZmtePtb1cNAsghhYY8uP0+tcrqPibQdGXdqmpx&#10;xD+795vyFVGMpStFXA2LrVdY1u42z3U0zu2FRcnJPYAdT7V9Zfsbf8EofiZ8dGtfHvxluv8AhE/C&#10;YYSP9u+S6uk9FViNgI/iI6dK+HfDX7UHjH4ceJ18RfDa0sbe6t2za319YpPJGR0ZQ+VU/gTTfij+&#10;2P8AtR/GZ2/4WN8c/EV/C3/Lr/aTxw/QRoQv6V7GEwNONpVlfyMasMRONoOx+6njX9uH/gnt+wT8&#10;PYfBFl8RtCt10238uHRPDpW4uJWA/iEecMcfeYivyv8A2zv+C1n7U/7RHirU9J+F/jG58I+EWkaP&#10;T7PTcR3EsPQNLIPmyfQEAV8YO0s8vmO7O5P3ickn1rV0jwbrurDzYLTZH/ek+WvYqYmcoqMdEuxj&#10;Ry+jTlzS95+ZT1jWtb8Q38mp69q91eXMrbpbi6uGkdyepJJNTaN4c1XXm26fb5XdhpG+6K6ODwf4&#10;Y8PxCbxNfK7nkLuwPy703WfHunWOn/YPC0Yjb+8I8Ktcvqd9kTWfgvw34ag+3+IbtZmUZ2t936Ad&#10;65vxHd6brOrKugac0YbCKiJy7Z4wB3qsF1LWrjzZ5ZJCzfM0nIr0r4S+MvCPwn1fT/GNj4Dt9T1j&#10;T382GbVJDJCJR0fy8ckdRnip9pTjuyJy5dtz9VP+CB37JvxM/Z2+FniD4vfFpJNJi8WLC2n6TeZj&#10;aOFN2JWU9Cc/lX1F+0l/wUQ/ZT/Zj0sXfxF+J9nJcyZ8nTNJYXVxJj/ZTOPqSK/EH4rft4/tVfGN&#10;ng8V/GLVltGXYtjZXRghC/3QqYGMV5Ncz6nq8/mXM811L/ekcu365ro/tWNOnyUo/M8eWXutWdSq&#10;/uP0v+Mn/Bw1qs+uTWnwU+CsbaaoIjutevmEsp9dkfAH4182/Ef/AILA/tpfESe6SPxTp+lwXAKr&#10;b6bpwBiB9GYsc+9fO+m+Cr2SP7Vq0y2kI5zJ941cS+8I6FhdHtHvro/dLDIz7CuGeOxVXeR1RweH&#10;prSJoePPHPxl8e6M2v8AxC+IGqahGz/8e97eufxx0/SqXwM+GWp/Gn4w+HfhZpEu241zVobVZdpO&#10;wMeW/AV7T+zf/wAE7P2tf2wtct7my8F3mj6C0g87VtUhaCNEyOUVsFz9OK/Vr9jP/gk9+zh+yVfW&#10;fje00qXWvFVvH8usahJu8psYJjXov1rbC4LEYqSlO9vMxxGMoYeDjHfyPon4XeCLT4cfD7RfAtlI&#10;zx6TpsVsrscltigZrfoAxRX1EY8sUj5ttt3YVuaT/wAeEf8AnvWHW5pP/HhH/nvVAWKKKKACiiig&#10;AooooAKKKKACiiigAooooAKKKKACiiigAooooAKKKKACiiigAooooAKKKKACiiigAooooAKKKKAC&#10;iiigAooooAKKKKACiiigAooooAKKKKACiiigAooooAKKKKACiiigAooooAKKKKACiiigAooooAKK&#10;KKACiiigAooooAKKKKACiiigAooooAKKKKAObooooMwooooAKKKKACiiigAooooAKKKKACiiigAo&#10;oooAKKKKACiiigAooooAKKKKACiiigAooooAKKKKACiiigAooooAKKKKACiiigAooooAKKKKACii&#10;j8KADNMnnigjMs0iqq8lmPAqj4j8U6H4V0yTVtc1CO3hjUszSMBxX5yf8FDP+Ct1vpZuvhh8Dr1Z&#10;rj5o5r1DxHx1BrOpUjSjeRpTp1KsrRPav2+/+CmPgb9nnQrjwx4Rv477XZlKxxxPnYff0r8gfiz8&#10;Y/H/AMcfGFx4u8cavNdXE0hKxbiVjB7AVX1VvHHxJ1qTxJ4hvJria4kLS3FxJ1z6ZrZeTwr4PhQN&#10;CPO2/wAK7mJrxcRip1npoj3cPhYUVd6sXQNA0HT9NjvJ4fm25drhcY/A1neM/FFhdWw0/SpmLbvm&#10;ZMgAelZHiXxLc+IbgOqeXEvCx5/U1mAgcGuU6uUU4702WaKCNpZXVVXlmY1R17xDpuhWhub2fGOi&#10;j7xribrWdf8AG115EELRw5yidBj1NZ1KkaaGbfiP4gwwqbXRG8xv4pT0H09a5gQavrM/neRNMzfx&#10;Nmtmy8AhSGv71fdV/wAavat4js9ASO1gjWU7cBVbp9a4alWU9DSxT0bw5YadA134gVEbd8quwwBU&#10;+q+L9LtbJodKkPmDiPavArB1vxDd62VE0Koi/dVf51N4Z8Jap4ouvJtY/LjXmSZ/ur/jWb93Vhr0&#10;Kd/q+oakMXt0zD+72q54b8G634jm/wBGtWSHPzTP90f416H4e+HGgaGAxh+0THgyTLn8h2rsdJ8F&#10;63qCqtlppjj/ALzLtUVzyxH8ptGm+px/h34eaJ4fCzyRedOvPmydj7DtXY+GvCl14ilYQTrGsf3n&#10;Y/yFb+nfCqQfvNX1NVX+7D/ia1rrVPDHgO0S1gt8s38MWCx9ya5nKUtzVLl2I9G+Gui2CCW/Zrlv&#10;+mnCj8Ksa94o0Xw1aMlo0PnbcRxR46++O1ct4n+I9xq9i1pbw/Zo2PzSeZyRXAa38Q/DmjllN358&#10;n9yHnn61Uac6nwq4zstX8Z69rMfkXN3sTP3IvlzXL694s0bw9GWvbseZ/DEpyxrhNa+KOv6mGisC&#10;LWMnHy8sR9a5yWaeeQyzytIzfeZmyTXfRy+T1mVynSeIfifrWqFoNPH2WH/ZPzH8a5p5ZJm82d2Z&#10;j1Zjk0i7nYIi7iey9a3tA8A6rq0m++DW0GPvMvzH6CvSp0adP4UUYBGThFy3TitvRfAGt6qBPKn2&#10;aJujSdT+FdXZ6Z4Q8IW+6SSLd1Z5Wyx/z7VlXnxTCSFbDTNyg/ekkxkfStANK20jR/Bem+fdWjTu&#10;g3NKIckVga58SNTvJGh0lPs8fr/Eag1Hxj4j8QxtYptWOTho41/rUNl4cH+svZM/7ArOVSMNyXJI&#10;z2bUtUmzLI8z/wB5yTitLT/D6xES3W1j/d9K0I4I4U2QxbV9qvaXoupa3KYNOtmkI+8w6L+NctSt&#10;KWxnKVyisUaLsXGKsWtjd38nk2ls8hP91a34vCWk6IjXXifU1yv/AC7xtyfatvwhZfED4p63D4I+&#10;CvgG+1C9m+RbfT7QyyH3+UfKPc1nFSk7IzlKKV2YmneCLSyX7X4rv1t4+SsQk5albxZZ2Un9neFd&#10;EUsx2xvt3Mx9h1Jr7P8A2dv+CDX7UPxYvbfXfjx4htPBulv80kLSfar4j08sEKv/AAJvwr9E/wBl&#10;n/glp+yR+yrDDqHhfwDDreuLgvr3iFVuJ93copGyP/gIr0KGWYitq9EcFbMcPS21Z+TP7NP/AAS2&#10;/bI/azuLfV28J3Hh/QZmBbWPEEZhXZnqkZ+Z/wAgPev1B/Y9/wCCQf7MP7LsMGvavoS+LPEq7Wk1&#10;XWYQ6RsP+ecZ+VR+Z96+r4reOCMRQoqqq4VVGAB6VJivaw+XYfD67vzPIxGYV62my7Ihs7K0sYFt&#10;rO0jhjXhY44wqgfQVMQD1FFFeh5HnhRRRQAVuaX/AMeKfj/OsOtzS/8AjxT8f50FRLFFFFBQUUUU&#10;AFFFFABRRRQAUUUUAFFFFABRRRQAUUUUAFFFFABRRRQAUUUUAFFFFABRRRQAUUUUAFFFFABRRRQA&#10;UUUUAFFFFABRRRQAUUUUAFFFFABRRRQAUUUUAFFFFABRRRQAUUUUAFFFFABRRRQAUUUUAFFFFABR&#10;RRQAUUUUAFFFFABRRRQAUUUUAFFFFABRRRQBzdFM3N60bm9aCeVj6KZub1o3N60BysfRTNzetG5v&#10;WgOVj6KZub1o3N60BysfRTNzetG5vWgOVj6KZub1o3N60BysfRTNzetG5vWgOVj6KZub1o3N60By&#10;sfRTNzetJQHKySio6KA5WSUVHRQHKySio6KBcrJKKjoquUOVklFR0UcoiSio6KOUCSio6KOUCSio&#10;6KOUCSio6KOUCSio6KOUCSio6KOUCSio89qo634j0nw7Yyajq2oRwxRrud3YAAD60coGg7hBuY4F&#10;eN/tR/tv/A79lfw9/afj7xRGLubP2Wwt/nllPoAOlfJ/7d//AAWR0bwVPd/Df9nzy9SvlDRzatuz&#10;FE3fH94ivza8dfED4o/H/wAVy+J/G+v3GqXjMcyTt8sYPYDsK8/EY2NP3Yas9DD4GpUfNPY9/wD2&#10;xf8AgqV8Wf2kL+58P+DDNo+iuxWNY3/eyr746V83eHvD+s3urx6je2Mkibt0jXH8R/Guh8M+EE0I&#10;tc3E6yMy8kqML9Ky9b+Id6txJZ6ZAqBGwZG5zXkVKk6kryZ61OnCmrRRpax410bSs20EZllXjy16&#10;LXJ69r11r9ys88aoqjCqvaqU9xJcSNPOcs3LH1rO1zxFpehRb7qb58fLGvU1nKSirs12Lk00Vunm&#10;SyKqjks1cj4j+IjCRrTQRnHBmP8ASsnUdd1TxbqC2iy+XGzYSLPA9zWxpfgaxs3Wa6n81l6qo+Wu&#10;StiOkS1ExdBhn1PVRd6taTXS8n5s9a6qa606xiAlZbdccLuCmnalqNlo9pJKrxqyrlYw3WuVZNe8&#10;b6gBZWW5gMYThV+pNcknfVlWE8TatBd3gOmXM3l7fmyxwTUGi+HtW8QXHk6dbNJj7z/wj6muw0P4&#10;ORqFuPEN6WPXyIeB+J7122jaHa2nl6Vo9nHEGYKqqvU+9ZSrRirRNY031OT8OfCjTbIrc6y32iT+&#10;KP8AhFdx4c8L3OpSrY6TZqigc/LhVFdh4f8AhilncLdaxOsmB/qV6ZrS1nxZoXhOT7Etp+8252Ro&#10;OnpXLKUp7mqjFFPQ/htZ6dMl3fXHmSLzt4C5rV1LxdoWjDy7i7Xd/wA81OTXnfjb4jiRzf3l41nb&#10;hcLGJOv+Neaa58Xp3dodDtfl/wCe03U/hWlLD1a2yLWp6942+JNnf2X2aBjbxg5Mzybcj0615p4h&#10;+Kul2itHpztdTdN38NcBqOuavq8xm1C9eTP8LHgfhVXHtXo0cvjHWeo+U1NY8Y6/rbn7VeMsZ/5Z&#10;xnArLxT7a2nvZfItoWkY/wAKiuk0L4a3t0RLrLmFMf6tG+b/AOtXfGEYK0UUcxGkjt5cSMzdlVc1&#10;saX4E8Q6kVZrbyIz1kl/wrpzZ+D/AAWjXa7WnVflVn3MTWBqvxJ1y+Uw2arbr6r9786oDpbbSPDX&#10;g3T/ALVPGjSIuTI33mPsKxr74qXBLDT7Bf8AZaQ1y813e38mZ55JSf7zZq1Z+HriX95cnavp61Mp&#10;RjuDdinczz39wZ5dzu7ZPGauWGhTzYe5/dr+tatrptpaJiKP5v7zDmrlrZ3V5L5FnA0jeirmuaeI&#10;eyM5T6Fe3tILaPZFGF+lSwQzTN5cELO391VzXVaZ4J0XTrdb3xRqKxnr5O7GKi1HxZpGkN9m8K6d&#10;GFxzOy81zGbZHoPgC+v1+16s32eHrtb7xrv/AIU/Br4x/GDxL/wr/wDZ9+HV1q0zECa6ghLRp7s/&#10;QYo/ZFs/hb49+N+nw/tGeNV0/wAL27+berNJtWbHROOx71+zv7O37UX/AATx8O2UPw/+CnxH8Jab&#10;5UaosMDLCW/4EwG416GCwdPEO85JI8/F4yeH0irs+VP2Z/8Ag360yWC38V/tT/Ea4uLiTEk2h6O2&#10;1R/svKeT6fLiv0C+Bv7MvwJ/Z28Px+HvhB8PdO0eJUCtNBbjzpeOrOcsx+prsNI1bRfEFkuo6Jqc&#10;F5bv9ya1lDq34jIq0oVeBX0tDB4ehH3EeBWxVes/fb9OhIMA9KduHrUfB5orp5TmJNw9aNw9ajoo&#10;5QJNw9aTcvrTKKOUB+5fWjcvrTKKOUB5dfWt3SjmwjI9/wCdc+elb2j/APIOj/H+dJqxUS1RRRSK&#10;CiiigAooooAKKKKACiiigAooooAKKKKACiiigAooooAKKKKACiiigAooooAKKKKACiiigAooooAK&#10;KKKACiiigAooooAKKKKACiiigAooooAKKKKACiiigAooooAKKKKACiiigAooooAKKKKACiiigAoo&#10;ooAKKKKACiiigAooooAKKKKACiiigAooooAKKKKAOXoooq+VGdwoooo5UFwoooo5UFwoooo5UFwo&#10;ooo5UFwoooo5UFwooop2AKKKKACiiigAooooAKKKKACiiigAooooAKKKKACiiigAooooAKKKKACi&#10;iigAooqG8vraxQy3MyooXPzGgCaq99qlhpsLXF7dRxqvUs1eO/H39tb4R/BHSZrnWvElqJY1P7sy&#10;DNfmz+1l/wAFcviH8S57jw/8MbmSys2JT7UCQSPUVhVxFOktWb08PVq7I/Qj9pb/AIKJ/BL4BabM&#10;L/xFBNeKp2W8cgZifw96/MP9r7/gp/8AGP8AaKnuPDvhzUJtF0NiQY4ZCJJl9Cewr511bU/Gnj7V&#10;G1bWby6v7iRstNMxbvWpoPhKPRd2qeJBC0YXCxsM7T615GIx1SrpHRHq4fBwo6y3M7wx4TPiTzLu&#10;4v8Ay1DfNxlm966qytfD/hCBovtipu/1hd+WNZ194/0mwUwaPZB+PvBdq1x97fTXs73VxL95s8np&#10;XCd2pseLPE0upXrLp9/Kbfb0zjJrn7m8gsYGurqQKqrlmNZGteOtM0sNFbN58g/hQ8CuO1PWNY8R&#10;3OZmdl3fLGnRaxqVox2K5H0NjVviPe3LtbaRbhF6LI33jVHSNBvNdvGutZMyoeTI3c+lbOi+F9O0&#10;zbeu5Z9v/LTHFQeIvEM6THSdPt1maRcbkO4jPtXDUqSqM0sW44fDOirjfChUfeZstWJqut6pqmot&#10;a6HPM0Z4VY161q+HPhRqOoBbvXZTBGefKH3j9fSu88OeEdM0947DRbBVkkYKrY5P41zyrRjsaRpu&#10;RxHhj4WXGoFb3xJcMq54hVvmP1Pau603StP0m3Wz060WNem1O/1rtrP4U3bMrahqCqv8Sxjn6ZrQ&#10;WH4deHpNsrxtLH6/MQRXNKpKb1Nox5Tl9B8J6prE8ataSRwt96YrjFdlaeF/CXhsiSWSNZV5WSeT&#10;n6isTxL8W008sdNMcdug/wBdNxXk3jr443WrXDLp7edIF2i4cAKvsBTp0Z1nZIvVnqHxC+IS2Ewh&#10;s/EKx26p87qQvP1ryvxL8Xod7ppCtcSt96ebOPr71wl/qmoarN9o1C6kkY/3j0qADHNepRwNOOs3&#10;cfKWNV1XUtZuPtOo3jSNnPzdB9BVccCkIYnav5AVq6J4S1XV7lYmtpI4WbDSlegrvUYxVkUZah3b&#10;YiFm7Ad63PDvgTU9ZYy3atbQj+Jl5b6V0X2Dwd4Lh+0vtknjXjc25ifYdqx9Y+JuoXkTRaZbi3Vu&#10;N7H5v/rUwOg0rR/D3gtHmkv1DSD5mmcfoKwfEnxHnvFk0/Rk8uPp9oP3mHt6VzMs1zey+ZO7zM38&#10;THJq5aaBczAGQ+WD+dTKcY7sCi7SSybnYsx7sxJNW7TRru55ZSi/3jWvZ6Ta2vzBNzf3m61aI4xm&#10;uWWIvokZ+0K1jptrZLhFy3dm61biiknkEUUbMzcKqjrWt4Z8H3niL9+snlwKcNJ3PtWrfT6F4Cul&#10;is7H7RdFQfNkbpXPq9zJy5tylpvgO5WD+0dflFtbrywY8/8A1q0bnxn4b0CBrTwvZBn27fNA4+ue&#10;9YWu+MtY16Nre4kWOFusSCs+Gxlk5Pyr6t3oJ5ktxL27ur+Yz3U7SM3940sNlNN32jvkc1bhtY4u&#10;duT71KBjpQZSrX0RHFAkSbFH1z3qaCeW3+aPG7s2TlfpzTaKDn3PZv2Z/wBvf9pP9ljW7e88A+P7&#10;qbTY5d11ol9J5ltOO42t047jFfpt+zZ/wXH/AGZPihY2mmfF55vB+syKqzG4jZ7Tf7SDOB9RX4xk&#10;ZqS0sLm+l8mzt2kYf3RXZh8fiMO/dd/JnPVwtGrq9D+lzwN8S/AHxM0ePXvh/wCL9P1izkXKz2N0&#10;si/pW2GJ7V/OZ8I/jz+0V+zLqC+IfhZ451HRyzAyRQzbom9mTpiv0S/YO/4Ld/8ACxvE2n/Cf9pf&#10;SbWxvr6RYbTxFa/LC7np5i/wknuOK97DZtRrSUJ6P8Dza2BqU1eLuj9IqKbBNHcQJPC4ZJFDIy9C&#10;D0NOr1jhCiiigAooooAD0re0f/kHR/j/ADrBPSt7R/8AkHR/j/OpkVEtUUUVJQUUUUAFFFFABRRR&#10;QAUUUUAFFFFABRRRQAUUUUAFFFFABRRRQAUUUUAFFFFABRRRQAUUUUAFFFFABRRRQAUUUUAFFFFA&#10;BRRRQAUUUUAFFFFABRRRQAUUUUAFFFFABRRRQAUUUUAFFFFABRRRQAUUUUAFFFFABRRRQAUUUUAF&#10;FFFABRRRQAUUUUAFFFFABRRRQBy9FFFaGYUUUUAFFFFABRRRQAUUUUAFFFFABRRRQAUUUUAFFFFA&#10;BRRRQAUUUUAFFFFABRRRQAUUUUAFFFFABRRRQAUUjNis3W/F+geH7ZrvVNSihVVy29sYoA0iyjqa&#10;z9Z8T6Jodu0+p6hHEq8nc2OK+Yf2nf8Agpz8JPg3ZzWen63FPdrkJHG4JLV+cX7Q/wDwU8+NPxbv&#10;ri18O6pLYWbkjcrYYiuPEY3D4f4pHRSwtWrsj9SPjp/wUJ+CXwesZnvfEtrJOinEayDJIr4G/aW/&#10;4LH+O/Gr3Gi/C6BreBiVW5c4yK+Ita8SeIPE93Jf+I9auLyaRss0zlsfSqYfnH615dbNefSGh6dH&#10;L4R1mb3jT4ieOfibrb6v4w1+61C5mfI82QkA+gGeKuaZ8M5Z4Vn1G98tm5aONc4rmYpZIJVuIZNr&#10;Kcq3pV6Xxf4jlwDq0n/AeK45VObVs7+VJWidxK0XhbQ9yI0iQrz0BrkfEPji71q3+xJbLHC33uck&#10;4rmfEnxDFjG0F/q0s7f88BJn864278Y+IvEFytnpamFW4VVPJHuazlUjHcFFnWa14m0nRF/0m4DS&#10;dREp+Y1yGreJde8SP9ns4JI4ieFjzz9TVq08CySSfadXvmZupCt/WpbvxnY6aTY2loX8r5fQGuSp&#10;XlLY05Rtr4Es1RWvbmTOPmAwKtXeqab4a8uxtrFpGK/KseMn61Dp3hzxd4ynW9mkaztjyDkjj2Fd&#10;poPg3RdCQPbw+ZN/FcS/MxrjlVjE1jTlI5O08HeIvFtz9rvy1ja9fLZjlvwrr9D8JaL4eRVsrQFv&#10;4pmGWJ+ta0Frc3BMdvA0nsqk13PhXwlocWnR3moWrfaNuX+0dAfpXNKpKXU3jCKOJtNNv75vLtbS&#10;SQnptWu+0DTNJ8M6TFcaxbQwTbdzPIwLZrI8V+MLvTLs6fol3D5Sr8zRRjg+ledeNfirb2TEXd61&#10;5dfwxq33fr6VMISqStErc9D8a/EXTZ9Pe3sJJIlB+a4Ztox6da8n1/4rabZM0GkxfaZBwZOi5/rX&#10;GeIPF2teJCUvrnEOcrDHworNAxXqUcAt5lcpe1rxJrGvy+bqN0zLn5Y+ir9BVEkDrQoZ22ouT6AV&#10;saN4G1vWGDvbmCPp5kgxx9K9CMYxVkijHHzcCrmm+H9W1adYrWykIZuXZSFHvmu6stA8L+E4fPuW&#10;j8xR800xyfwFY/iX4ihgtr4eO3DfNIV7e1UBe0Twho3hO3/tTXbmNpYzkSt91fpVHxV8QoLm1Nno&#10;ZkVi3zTfd49q5i/1bUdRfff30kmezNS2Wm3N4+EXC/3jSclHVgV3llnfzJZGdmOTnvV6w0Ka4/eT&#10;Hav61o2GjWtp8xTc3941dx82a5KmIvpFGcpdiC10+1tB+6iGf7x61Oo3NsRcsegA61NYaZf6tL9m&#10;srVpG/i29q67QfCNj4YVdb1++VZFyVTd8o/xNYX5tWY8xgaP4M1nVp1D2ckUJPzSOuMfnXS3fhzw&#10;h4XsPtGoR+a38PmH7x9MVV1v4mxyRtDpNs24ghZmPT3xXLvPfatP5l7dySd9zNmkJ+ZqXnjvUHi+&#10;x6NbLZw9ljXmspba5vJPtFy7FmOdzNk1Zito4vuD8TUlBhKs+hFFaxx/dFS0hcDrSBix4oMm5Pcc&#10;SB1opACOSaWJJZm2RpuJPRaBBQFMp2RqWJ6KvetfS/BOtajIDNB5Mf8AEz9a3YIPDHg4fvZt0+35&#10;mPLfh6U7Ac/p/gzXdRxi18pf703FdFpej6X4Pt2ury8zIVw53foBWP4i8bz6gyR6VJNCg+8d2N1Q&#10;+FfBfj/4lauuj+DvDOo6zeyNhYbG2eZifwzT5W/h1J9TQ1b4hrLC1vZWe4MNu6X/AAqn8NPBXjD4&#10;h+NrDwx4F0W6v9UuLlDb21nGWc8jnjoB1zX1V+z5/wAET/2sPjAsWp+Ore18GadIRl9U+a4Kn0iX&#10;n8yK/Rr9h7/gl78Df2Lrh/Fmk3dxrniieDypdavkA8pT95YkA+QH6k16GHy7EVpJyVkclbFUacWk&#10;7s96+EllrOlfC7w7pniRGXULfRbaO8VuokWNQ3610W4etR4x0o47V9bFcsUjxZPmdyTcPWjcPWo6&#10;KYiTcPWk3L60yigBxZcda6DRjnTYyPf+dc6eldFon/IKh/3T/M1MiolqiiipKCiiigAooooAKKKK&#10;ACiiigAooooAKKKKACiiigAooooAKKKKACiiigAooooAKKKKACiiigAooooAKKKKACiiigAooooA&#10;KKKKACiiigAooooAKKKKACiiigAooooAKKKKACiiigAooooAKKKKACiiigAooooAKKKKACiiigAo&#10;oooAKKKKACiiigAooooAKKKKAOXoqPcfWjcfWtDMkoqPcfWjcfWgCSio9x9aNx9aAJCCehpu0/3q&#10;buPrRuPrQA4huxowxHWm7j60bj60ASDgYzTAT1JpNx9aNx9aAHAMRndRtP8Aepu4+tG4+tAEhBPQ&#10;03DDuabuPrRuPrQA4g8YpAT60m4+tG4+tABuPrRuPrRmigA3H1o3H1oooANx9aNx9aKKADcfWjcf&#10;WiigA3H1o3H1ozQWA5JoANx9aNx9aoat4l0TRIWn1LUYY1Xlt0grxj4x/t4fBf4WWkz33iW1aSNT&#10;8ouFpSlGKvJ2KjGUtj3Ke8htkLSzBcc/NXF+P/j78P8AwBaST61r9vHsGfmkFfnH+0b/AMFl7zUG&#10;m0r4bRtJnIWRWwv518XfFb9qT4y/Fm9kl8T+L7ryZGP+jwyFVA9OvNeZic3w9BWTud1HL61R3eiP&#10;0z/aM/4LAeAPBUc2neD7xbq4GQojbdk18L/Hb/gpR8d/i3PLbWGuyafaSZGFb5ip/lXzfLctI5eR&#10;2Zu7McmlMrj+Gvn8RnVatpHRHqUcvpU99S7qusarrt4+oazqE1xM5y0k0hJNVRtxjNRmRmGMU0B8&#10;Yy1eXKs5a7ndGnyqyJ9wx1qMyHdhRSCN36sakRAq4IoTlLbQfw7ghc/f/SsvxFqGqQQ+To0HmTtw&#10;cLnbWq3TANVLu+FufKtbbzZf4VX+prRc21yDktP8P3Nnqcd94iRQkhJYyN1atsan4ctPlS5t1I/u&#10;kVm+NrXU209L3Ub2NfnAS3VepPQe5qx4T+E1xfKt/wCIpWhidQVt4mw5+p7U5y5dWyoxcnoU7yPX&#10;vEuqtaeH7iSa34+ZeFX6muk8OfCnTdPK3OuSG4l67f4R/jXR6LomleH7QWWkWiwxLztXufU10uhe&#10;B9Z1xEukiCQsfvO3UVyTrSlsbRpxjuYqxpGgjiXCrwFHaun0j4aX2o28d3cXqxI67tq8nFdO2m+E&#10;vC1os13aQxcYLuu4muJ8cfFZLHzFt9SW3sx9wAYZqzjGUnZGh0kXiPwv4Ntf7MgJmlj4ZlXnNcX8&#10;SPjXoskaxB9hjz+6ikyzH0NeY+K/ihfaruttJ3RRtw0jH5mrk2d3ffK25j/Ee9ehRwMnrMrlOi8Q&#10;/E3WdYVoLT/R4T/d+8fxrnW+Y72OSerE9aQsBXQ6B8Pb/V7db+6uFhhcZXHLEV6UKNOkrRRRgRwy&#10;zyrBAhZmOFVeprpdK+GOqXH7zUrhYV/uL8zV0mmeDtC8Pr9oiX94vPnTc4rLv/iJpthLJ9h826k6&#10;FmbCitANGz0bw14Qh3yPGGP/AC0nOSfpVDWfiXYwB4NLiaV9uFkPCg1y2seINW8S3CtcjITPlxxr&#10;wKWz8O3MuJLp/LH90damU4x3YXRVur691SYyXc7SPnPWprXQryY7pB5anu1bFvp1tZr+5h+b+8et&#10;THPpj6VzTxEvsmftCjb6HYwnLje3q1XkSJRhEA/CnKMnCJktx8vetzT/AIe6/eqs08awRn+KR+cf&#10;SueUnLczbv1MNI3lYRwrlmPCqOtdZovw4HlLe+ILjy1xu8tT0+prYFt4W8GWaswjWQDIZsM7GsHX&#10;PG+pa5FJZWcCw27jB3feIpGbkXtX8U6L4WgWz8NxQyP/ABMOcfU965vUtX1jxHKsmoS7gv3VVcAV&#10;HFYxxkFvmPqasAAdBQYut/KV4tPQDLk/SpljRBhVp1AIPIoM+aT3CjjpU1lp1/qEnl2VpJIf9lf6&#10;1uad8Pp2X7RrV4tundQRmgm5zgj3fIikntjmtPTfB+uaici18pT/ABSfLWrBrfhTw27Q6dZNcSKc&#10;eccHP41TvviDrcxPkPHAvbbzQTqaVl4E0iy+bWdQ3Nj7u8KKmm1Pwn4bgb+zljkk7KpyfzrgdY8b&#10;WNxctJqOqeZJjtzisPUfHbuDHptv/wBtJOfyrRRlLZFxhJnoV/8AE2+UN5MkMC+rcmuO1z4gW0t0&#10;9wZGuJj95gOK5G7vLq8lae4lZmPXJqTTdKu9Vk8q3j47segrb2K6m0aK3Zebxdr91cf6Hgf3VSPN&#10;fV3/AATc/wCCpPjn9kj4h6X4R8YeG9HvvCt7eRw6lJ/ZaR3lurMF8wSgAkDqQa+WVtNO8Jv9ouJz&#10;NcFfljWveP2E/wDgnj8Zv27/AIlxjSrFtH8P2rrLqGtXVuwj2A52p03MR6dK6sKpKovZonEQoqi+&#10;c/oa8Na7pnifQrPxJot0JrS+tkntpF6MjDI/Q1oAAdBWH8OPBdp8OvAmj+BbCZpodJ02G1jlfqwR&#10;Aua3K+rjzcup8nLl5tAooopiCiiigAooooAD0rotE/5BUP8Aun+ZrnT0rotE/wCQVD/un+ZqZFRL&#10;VFFFSUFFFFABRRRQAUUUUAFFFFABRRRQAUUUUAFFFFABRRRQAUUUUAFFFFABRRRQAUUUUAFFFFAB&#10;RRRQAUUUUAFFFFABRRRQAUUUUAFFFFABRRRQAUUUUAFFFFABRRRQAUUUUAFFFFABRRRQAUUUUAFF&#10;FFABRRRQAUUUUAFFFFABRRRQAUUUUAFFFFABRRRQAUUUUAcnRRRWhmFFFFABRRRQAUUUUAFFFFAB&#10;RRRQAUUUUAFFFFABRRRQAUUUUAFFFGaACg57UyaeKBDJLKqqO7GuM8bfHn4d+BYmbVvEEIZf4VcE&#10;0pS5Vdha52pYA8mop7yC2TfPMqj1Zq+YvH//AAUK0myLWvhPSnuGx8sjcAV4j4//AGufi946LQLr&#10;P2GBsjbbg7sfWvMxWdZfg/imm+yOmnha1TZH2f8AEv8AaS+GXw0sZLjXPEdqrIudvmDNfHP7S/8A&#10;wWFsvCFhcR/DjQJr6QP5ccm0iMt/vY/lXl/n2GoXcmp+KLOTVrhvu/bbhmQe5XvW14a8SaU88ejX&#10;Pw50e8t5JFC2409Tjnr0NeHW4qw8vdpLc7aOX8rvM+XPiz/wUT/ar+LJk8/WZdOtpP8AlnZxN8v/&#10;AAI14p4pvPH+qn+1vGEmqSCZsrNeq+1ifTPFfrzB4C8ESWiRHwXpargHy/sEeB+lc18bv2ePA3xx&#10;8Hx+CPENv9ls45ll8yziVZBt7A44B9q4amJrVtZSZ6UI06eiifkjt4zigqrdVH51+lHhT/gm3+zT&#10;4Tb7bqum3mplcn/Tbo7R+Arg/wBoPxF+wJ4F8Dax4G0jRNKm1hbZ47eHT7ctIk2OMv2wfesTXnvI&#10;+FAi/wBwUu0elNlcK7eUuF3fKvoKZ5kvp/47WcpRia2ZLgelJt+n5VH5knp+lIj3BPShVI9EHKyU&#10;DHelznoajzPQBMe9HtG9kLlHMuf4qaYyg2xqq+9IYpCcmgxSf3qOefYfKh9lpFjd6nDNc2izSI2Y&#10;2kXdg+1ejaL8MtTvoFudQm+zo3O3bliK87geWF0kjb5lYEN6VvXfxE1+aIKdSmbauOG2is6kZSkr&#10;GlNpHpVt4U8HaHD5s0MTFeWaZgTXNeMvjZoPhW0WHSCkaqSMOn8hXlvir4sG1VrW0PnXP8TM2VSv&#10;P73ULvVJ2ur2ZndjzurejgZ1HeWxulodz4x+PvibxM3kwvsjVsqWXkfhXD3uoXuoyma9unkYnPzM&#10;TUGM8KK19L8EeIdU2utr5cbf8tJeK9OnRpU/hRZk9BVzQNFuvEN+tjbNtzy0jA4FdfbeCvC+gQrc&#10;a1cLI3fzpNq/lT7rxx4R0W2ZNNaNnC/KkMfBP1rYB2mfDzw/poWa73TOvO6Q4H5Vm+IPiKtmz6Xo&#10;duE8v5Fl7DHHArnNT8VazrdyWluZBuPyxxkhRSWWiSzESXGVXrt7mplOMdyeZDptU1vWnEU19NNu&#10;/h3cfpVqz8PKoDXb7v8AZWrlnZQWyf6PH+OKtW0NxdN5dvAzt6KtclStKWxm59iOG0gt02QxKv0F&#10;OIO7AO0V0Oi/DzWb9g18Ps0e3O5vvflWi3hzwd4dK3eo6l57RnPk5Bz+ArAhs5bS9KvdVuktbeJs&#10;yNjdtOBXSv4B0rRLX7d4g1FygxlY/X0qPWPiDDtW38NWnkqPvSNGMn6Vj3V7q+s86leOy9QD2/Cg&#10;mUktzbm8ZeGNOg8nQtCXzFGFkkjFZV/4j8R62nl3N40cfXai7f5VXhs4YTkLU2ABgCgwlV7EYgZ5&#10;PPuJWkf+87ZqTGDxQAFFKsUsrbYUZmyANooMbye4lBIHWtS28FeILjDPbeWp6tI3StC30PwvpCn+&#10;29SWaZf+WaNTsLmuc/aWlzfTeRaws7eiiupg8M+HNDsBdazIGl252u3f0xVA+MLTT1ZNB0pYd3Hm&#10;P3rBv9SaZzdX90Mtzlm6Ug16HQzePmht/suj6XHbqFwrf1rn9S1md0abUr9sd97cVzeseNkhZodL&#10;Tce8jdK5691G81CTzLu5Z+enato0ZS3NY0r7nT3/AI4sLdilnGZm6bs8Vhaj4h1PU/lln2J/cj4q&#10;nFbTzNtt4mY5x8q5rVtfBmozANcSLEuM9cmto04RNo00jGw3UGrulaHfao+ETy0H3nZetbDN4e8N&#10;/wCjSp50xXJO3Nei/AD9k79pz9rPW10v4KfDy9ks9wVtQmjMVvGPUyEc/QZrSMZ1NIIKko01eTse&#10;Z3el6J4e2G+DzO3Kr2rqPhn8N/i98cNXi8LfCXwBeXc0rBfMt4W2J7lsYH51+o37Lv8Awb3eAdBg&#10;s/Ev7SPimbWtRGHk0+2YrAh67fVvxr72+EX7MfwX+CGkw6T8PPA1jYpCuFaK3UE/U16lDLZy1qOx&#10;5lfNoxvGmrn5d/sif8ECPGmu31l40/aL1vbErLIdMiY/XDHNfqn8GPgp4J+B/g618F+CdIhtbW2j&#10;CKI4wucCuvVFX5VGPwpw6V61GhToxtFHjVsRWrSvJhRRRWxiFFFFABRRRQAUUUUAB6V0Wif8gqH/&#10;AHT/ADNc6eldFon/ACCof90/zNTIqJaoooqSgooooAKKKKACiiigAooooAKKKKACiiigAooooAKK&#10;KKACiiigAooooAKKKKACiiigAooooAKKKKACiiigAooooAKKKKACiiigAooooAKKKKACiiigAooo&#10;oAKKKKACiiigAooooAKKKKACiiigAooooAKKKKACiiigAooooAKKKKACiiigAooooAKKKKACiiig&#10;Dk6KKK0MwooooAKKKKACiiigAooooAKKKKACiijIPQ0AFFGQOtMklSMZZgPcmgB9FZl/4v8ADmlq&#10;zX+sQx49ZBXG+Jf2k/A2hs0Nm7Xcn92IVnKtTp/E7FRhKWyPRSwFNLKOrV8/eLf2x7nSovMXR4rO&#10;NuFkupMZrzrxT+2pc3QYf8JDKf8AZs4f6mvNxGd5fh9HPU6qeDxEulj601rxj4c8PoZNU1WGLb13&#10;OK4HxX+0z4Z09Gh8OwyXcnRdq/LXyNr37S8uoO0sOlTXEh6SXc2c/gK5q8+Onjqd2NtLb26/3Y4c&#10;/wA68PEcV09qaOynlqXxM+hfHfxa+KPjSGWK1vBYxyKQqI3JrxR/hN8SfE9/Jca/qqxqzffkmLE1&#10;x8vj/wAbahexzyeIbgybxtUSYHX0FfQehyXU2kW0t8f3zQqZMf3sV5EswqZo3zSdl0TsdkaFOlsj&#10;zxf2cdMYKbjxDNn+LbGOa4/4lfDOTwFJFNDdNPbzceYwwQfSvfiM964/4l/DzUvHlxapFqiw28XM&#10;kbLnPv8AWuSvg6fs/dWpsmeJ+H9Fm8R6xDo9tIqvNJtDMDge/FexfD74K23g7U11q71T7TMq4VFj&#10;wq571reDPhl4a8HKs1pbeZcjrcS8t+HpXSdBRhcDGnHmnuFxACOtV9Sv3sLdpo7Ga4bosVuuWP6i&#10;rAauD+IX7R/wf+G8s1l4k8Y263kKndZwnfJn0wOlehcSUnojj/2mfj/8Yfg94Au/GWg/Ca3ktYfl&#10;kuLzVFJiB6ExqD/6FX5o+Jde1fxv4lvvFN9BvuL65aaYQx/KGY5wK+h/jr+0f47+NE95oeoa5J/Y&#10;MlwTb2KxhAyg/Lux1rzaGytrdfLt4ERf9lRWLrR6HXTw73Z5jLHJA5jmjZWHZqQ89RXcXXgbTLu+&#10;a9nmf5j8y571n6t4BmluAdLeNI9v3W61SqxD2MkcvgelAAHQVuP8P9bWNmDxluyhqo6l4d1bSlU3&#10;dv8AeOBt5qoyh0J5JdijTXkCHmrUOk6nccQ2Mrf8BqCe3lhlaG5iKuvDK1D95aMLW3GeclIZox3p&#10;TEh/ho8iM9RU/vfIPdGidcY/lUF8sl3btbxy+WrLhm6mrPkRjoKPJT0o/eeQe6cVfeA9QRme0mjk&#10;Xd8u5uagk8Fa3EFAiRuP4WruvIjHJFNMca84J+proWIxFtzb2xz+gWk2iWiy3PhlZrhM7X3jNU9a&#10;+I3iVGaBbVLPP+zlsfU11EjY/wBWv51l32hWeoXf2zUB5jL91T0FbUsTU+2Htu5xscOt+ILgtull&#10;b+JnY4H51NH4P1drjy3RVHd91dcogtk2Qxqq+iio5LghvvGm8RJmTrMoWXha1tQuZfm/iata3t7G&#10;3h27V292asy+1drWPCMGb+7VPz7+8bdK/wDwHPFYNyluzPmvuzYu9Ss0ja3tUBz7cCnaJ4k1DQ1k&#10;WwMYMn3iy5xWbb2cjDc8n/1qu21pCpyw3Ggr2kUjQl8Y+K9QjKnUWx0OxQKpR2Ekp3zv161YjATh&#10;RipMYPA60ESrS6EcdvFGPlTn1qTIHAFXNM8P6rqz7bS34HVn4FdBpvgXT7GBrjxBKCQf72AKDLmf&#10;U5MEk4Cn8qvab4c1jVH229myj+9J8ororrxB4S0AKmn2MczdMoo4/GqF58R9Rl3R2NpHGvYscmq9&#10;0jmbJ9O+HMkcyz6peR7VbLRr3H1rRm8QeEtKDQW7RrIvaOPPNcVqfiS9O641HVZFz/D5mBXO6h44&#10;s4PlsUaZu+eBTjG+yLjGTO01Dxvrl9C1v5ypG3HyLg4rn73WNP075ru6VT1K55rlNR8XapfjZGfJ&#10;X/YPNZjyM7eZISx9W5rWNF/aZpGmdFqXjl2Bj02L/to1YN5fXl8266uGb8elOtNPvb59ltAzVuad&#10;4YsLGDztaI8wtwrNxitIxjE1jBdDD03TLzU38uzi3Y6tngVrDwzZ6XELvWbv5d33U707UfEFrpR+&#10;yaFHGoYZZgvQ16F+zp+xZ+1J+1/rq6Z8J/Al3fQ7wJtQum8m2hz3LsP0Ga2jGc5WiipShTV5M8+u&#10;/Flhaw/Z9Hs9vZW2gV6L+zh+x1+1f+2VrP8AZPwX+Ht9eWqvi41SRTDZW49XmIx+WT7V+nH7GP8A&#10;wb4/B/4ata+M/wBqbXB4t1ZNr/2Fa7ksYm67XPDSfoPav0M8GeCPBfw60C38J+A/DNlpOm2qBbey&#10;0+3WOOMD0AFelh8rqS1qaHlYjNYxVqep8Ifsd/8ABAr4B/B/T7PxT+0Jdf8ACZeJAqvJbtlbC3f+&#10;6qf8tMf3m6+lfdfgr4deCvh3pMeg+CvDNlptrCuI4bOAIqj0wMVtbhjGTQHA9a9inRp0VaMTxqle&#10;rWleTFUYFLTd4o3itDEdRTd4o3igB1FN3ijeKAHUU3eKN4oAdRTd4o3igB1FN3ijeKAHHpXRaJ/y&#10;Cof90/zNc2XGK6LQ8/2ZDz/Cf51MiolyiiipKCiiigAooooAKKKKACiiigAooooAKKKKACiiigAo&#10;oooAKKKKACiiigAooooAKKKKACiiigAooooAKKKKACiiigAooooAKKKKACiiigAooooAKKKKACii&#10;igAooooAKKKKACiiigAooooAKKKKACiiigAooooAKKKKACiiigAooooAKKKKACiiigAooooAKKKK&#10;AOTooorQzCjNIWx1FIZNv8NMBxIHWjI61Bc3cEHzS3KRj1ZhWPrnxM8C+G4Wl1nxRZw7Vy26Zcj9&#10;aiU6cd5IaTfR/cb+R60ZHrXiXjj9rvTtOs5rnwZos2pJGhPnDKoce/f8K8a1n/goJ8R7wSJpnh2O&#10;FhkLnc2K8/EZxl+F0nP7jenha1RXSPtEsq9TUcl7aQjMtwq/8CFfAN5+2F+0VrDssGp7c/ww2R4r&#10;OuvjR+0lryFP7V1L5uojtyP6V5NTivAx+CMmdCy6t1Pv++8aeF9NG6/1u3iH+1IBWHd/HP4e2xZI&#10;9V81l/55qa/PbXvGvxWgfPiDW9RjL9PNbbn+tZA8X+KlbA8RXm5uv+kNXm1uLqnN7lOxtHLV1kfo&#10;H4g/ai8CaFZvfSmTy4/vMwxXn+s/8FBPBVrGx0+zaQr93aDXiPwluG8c+DLjSfEzS3SrJjdMeo+t&#10;b1v8Ifh/CDjQY2z/AHyTWc8+zKtG9NpI0jg8PHdXNDxP/wAFFvF9w7R+H/DscSn7ryt1/CuE179r&#10;j47+Kspb6pJCrZ+W2hNdrY/DjwTppzaeHLVf95N386satpBi0a4g0G1hjuGhIhxGAA1edUxmZ1dZ&#10;1n8tDaNPDR2ieG3vxZ+I1zOz3/ia4aRj82/kg1VsvFvjW+1SJYdeummkkAX94eefTFd54P8AgPJe&#10;u+p+NpW8xpMm3ibhvcmu80XwL4V8PhTpeiwRsv8AHsy2fXNcCp4utK85v7zbmpw0SKt74H07xVpN&#10;nF4pQzTwxjdIpxlsc1nzfAzwFLP5xspR/siQ4Ndjk0pOOtelGnTkveRUZMwbH4b+CtPi8u28PW+d&#10;uNzruNcs/wCzto0motdvrE3lNIW8lVAx7V6LuHegPk4GKcsPh57pBqcbpHwM8F6VcLdvFNcMjbkE&#10;j8V2SKsSiMDAUYXFNkureJN8kqqB/eYCs+98YeHbEHz9UjyP4Y23H9Knmw+HW6XzKVOpJ6I1Mg96&#10;TK9a5S++KmnR8afYyTf7TnaKy7j4oa3IW8i2gjB4X5SSK5K2cYGj9q/odNPBYifSx3zypGNzsAMd&#10;TXN+K/iTo3h23Y2kUmoXHRbe1x+rE4FcRqviPUr8mTUdTkOf4WbA/KqFzfWdla/bbq4jihUZLu2A&#10;PevLrcRSm+WlH7zsp5Zy6zZwf7Tn7U3xj8KeH2tNM8NW2lW98GjjvYrrzJV9ugAOPY/Wvj+/8X6p&#10;qt5JqOpSNPNK26WWVizOfUmvcf2tPiD4M8Tiw0zQvETXUtu7GZY2zCM/1r59uI1idgsqtzxtruw1&#10;etXoqVTcbpU6crRNOHWrRlBlJVv7uKuQzR3Ee+M5WsXTrE35IZmXH8WK1rKzWzj8tW3d810oCbr1&#10;FGB6UUUwCmvGjjDKPyp1FACEBVwBXCeJNJ1mXWpnNo0m5sqyjPFd4RnimsDndirhNw2JlBT3PPY/&#10;C2vyLuGnN6/NxUKaHq8pYJYynb1wtejOWA4T/wCtSf6QT8uxf6Vft5GXsI9zzKWOS3dop0Ksv3lP&#10;am5GM1teOdOWyvhdfadzTcsuOlYDtmumMlKNznas7CmQ9DUbuM5prN3NNyWPIpOcUhcsiOaYA800&#10;QNOm4Pikubu3tjgx5qlc64wXbCu2p5qk/hVh+7H4izLaW0I33M/FZOvX1n5fkWLkN/eXvWdqGq3d&#10;0/76XiqgcMeDmtoU5LVswlVjtFFmNhnd3qxFLjrVKFy54FdHonw/8V6vbrd29h5cTLlZJmC5FbGJ&#10;Wt5B61biJYgD1x0611ejfDfw/Z2Kt4hv/wDSNuXVZgFH0qeDXfh5o83kWlj5jQnAk8vd+uanlGjE&#10;0vwxquo3EcJtpI42/wCWjocCups/B+meHgdUu5Xm8lcndjH5Vj6x8TrhkdLFUt4z0kk+9XN6l4+j&#10;dGF9rbyjvGrE5pryK5ZM7DWfiBC9r5GiRNG3/PQgcVhah4h1XUIfIvb1mjHO3iuOvPH+DssbL6NK&#10;2P5VkX2v6tqHy3F38v8AcX5RVxpTkaxpyZ2dzrOlWgYzXsfy9QrZP6Vian45H3NLg/4HIP6VzQyX&#10;5q5YaHqOonEMJCjq7cVpGjGO5pGkiG7vrm/lM11Mz5P8XaosqOK6dfCGjxIDdXR3YG7LAc01b/wx&#10;ox+yxQb2X+LaGzWt1sjRRsYtloOpainm29vlScbmOK6DTNA0/TLNXvxGJW+80h4rLl8Zaj5pSySO&#10;OPPyjy+lZ+pXmoas4a7uunQKvSolOMdwc4RNjXvEb2Uippl3Ht2/MyqMCsC51i81ObEjyTbf4v4R&#10;SJZRIdxBZvVmzUiqRxWLrfymMqz6HSeAfHGleAbj+2IvBdnqWoKv7iXVR5kUDf3hFnaT9c1r+GP2&#10;lfjl4I8V/wDCa+D/AIlatpuoeZu8yyvGjQe2wfLgemMYrhqKl1aj6mL97fU+4/gh/wAF7f2y/hxq&#10;EEfj270/xVp0e1ZYLy3EchUdw6jrX6T/ALEX/BWv9nH9saOPw8mof8I34m4H9i6pMq+e3T902fm/&#10;nX8+rDcMVY0XVta0HUYtc0C/uLW5tpBJDc2rlXjYdwR0ruw+a4qg9XdeZx1cFSqbKzP6rlYbc7uv&#10;f1p2ea/KP/gll/wWwv8AUtQ0j9nX9qe4aaS4kS10XxSSSzMeFSfn8A1fqzDNHcRrLEwZWUMrA9RX&#10;1WFxVLFU+aD+R5NWjOjK0h9FFFdBiFFFFABRRRQAUUUUAFFFFABRRRQAHpXTaJ/yCof90/zNcyel&#10;dNon/IKh/wB0/wAzWcvhRUS1RRRWZQUUUUAFFFFABRRRQAUUUUAFFFFABRRRQAUUUUAFFFFABRRR&#10;QAUUUUAFFFFABRRRQAUUUUAFFFFABRRRQAUUUUAFFFFABRRRQAUUUUAFFFFABRRRQAUUUUAFFFFA&#10;BRRRQAUUUUAFFFFABRRRQAUUUUAFFFFABRRRQAUUUUAFFFFABRRRQAUUUUAFFFFABRRRQB4x4o/a&#10;O+D3g+Nn1vx5YqyjO1Zgx/SvKPGv/BTX4D+GQyadeSXrL/ErKq/rX5yXfww8YapM0mpeMpJN3dmY&#10;5/WqFv8AAjUZZT9u15NvbZGST+Zr8yxHG+OqfwoqP4n1FPI8PH423+B9p+K/+CullcCSPwvplnBj&#10;/lpcTE/oK4HU/wDgoV8WvGU+3TfiDDbmXiOG1AX+dfMlz8DNUF8YrTVIvJ7SOPm/Ktrwt8HbHQtQ&#10;h1S81F5pImyqKu0A14WI4gzbEP3qrXpod1PLsHT2iev658afit4l3f2z491OUN/D9qZR+lc/earq&#10;l/k32pXE2evmzFv5mq6jatLkGvNlisRUleU2/mzqjRpx2ijsvhv8TPE2hapbWl7eyXGn/wCra3mk&#10;G1V/GvddMsvD19bLf2FpbSRyLkOiKQa+VnJByBXqPwj+MXg7wP4Rew8X+Ibe32zE28e4s+09eBnF&#10;d+Bx0ab5a0vmzjxWF5lzU1r2R7HHaWkP+pt0X/dQCnsAU2kV5XP+1/8ACtb1bG0a+m3NhZFt8Kfz&#10;IqzeftJaGB/oOizyem5gtej/AGll0dPaL+vQ444HGSt7hev/AIFWGr6pJqOpa3cSLJIW8v09smtL&#10;Svgt4F0r520z7Q3rO2a4u9/aV1ZiRY+HoF/66SE/yrJu/wBoLx/PnyXtIwf7sGf5muOWbZXCV73N&#10;o5fjOyR7hYabYaRai0sLWOGJeiRrgU6e/tbUbri5jj/66MB/Ovnu8+L3xBveH8QSIP8ApioX+lYd&#10;/rWqakxl1LUpZm6ZkkJrnqcRYeOlODZtTyirL4mfRWpfEXwTpisbzxHbLt6qsm4/kK5jVP2ivCdp&#10;IYtOsbq4/wCmm0Kv614dPqenWxzcX0aeu6QU2x1nTNUlMNjepKy/wqa8+pxJipaQSX4nXDKaMfiu&#10;z2Ff2l7cz4fwzL5fYrMM1u+AvjHb+NNSnsZtNNqsce5JGfIP1968b07QpZoftl1vjVWGF2/erWW5&#10;uI08qF9iH+CP5RUU8+xtOadR38tEbvLMPONoo9m1X4ieHdK3A3iu3ZVPWuZ1b4wibK2A2j1rzzlv&#10;vE/jSjPepxHEWOrK0PdRpTy3D099TtLD4gavdzrcvesyqfmXPWrGrePNc1MLHHP5Cj+GLIz+NcLB&#10;cTW7funwPSp7jWbqX5Uwn9a5o5tiHTalNm0sHT5tEbVzfSOwNxdMf96SmNNDGN5kUDFYIM1w/OWq&#10;3FpN7OAbiXao6Lmuf6xOo9jT2cYlmbWbSMfId30qtJqOoXR/cxsqn+6tW4NHtYfmddx9W7VZ8qMp&#10;5YGM9qfJVlqw5ox2Ry3iDxD4a8Lqtx4t8RwWhPIWR/mNeA/Hz49P40uG8LaFcRx6PC4Kych5mHf6&#10;V6h+1V4Y8O3vgOTXL/Uo7WSw+ePamWlJ/hr5Jv71LyRSEI29819HlGBw6j7V7nHiKsr2HapdR3M2&#10;1R933qoFwc5paK944yWG9ubc5jkP+72rR03VJLuRopFGQM1k1c0me3im2sp3NxupoDYGe9FRNd2s&#10;Q+edR+NQSa1Zj5Rub6VdwLlFZ8OuLLMI2h2r/eJqZtUtvPWJGDZ/iFAFqkZAxyaWigCKaUQlVK/e&#10;PanfLuyTRK6qu5jwOTWDqfjvR7UNFCzSsOMKKqMZS2JlJR3KXxEsBJCl+9yq+WcLGvVq495CeeKk&#10;v7+4vJmlmlZstlVZs7fpVKabjrXVGnLltc5JVIuVydpox96TFU769jHEcuahuLgY61QurpUXc7cV&#10;UaMIkSqt6C3t5tVnFZ8R1PWbhbPToGlkbokY5qTT2s9Y1WOx1C/W2t2bDzMOBXeaTr3wk8FIH0+7&#10;Wa4VNrSxozM39K6IrQ5pS7HJ6d8JfG+o/NJp6wKf+e0grorD4b+BdDshL4q1mOS4jXM0azAAH0A6&#10;mszxt8aL28uAPDV21vb7fmZ1AOfrXn1/4lsUkaSa7aaRuTtOSTVehHLc9Yt/iP8ADewwln4d+790&#10;+QvNZur/ABe1m8mki0dVtbfpH8vzAV5PP4qvpPkt41jHr1NQvfahdczXLN7Z4rSNOTNPZyO1uvEt&#10;pA5e81AySH+FW3Gqk3jd9u2ytf8AgTmuXiAB3Hr71bgQynailieyiqVOJtGjEtXmo3eoSebdTM27&#10;t2poHFW7Pwzq92wUWjIv95hjFakemaFoEok1G8WV9v8Aq8Vp7vRG0YmHBaXFy/lW8DOfRVrQsvC2&#10;oXD4ux5Kf3mxVi88YOvy6VarEo/iZay7jU9QvW8yadmz26AUN23H7q3OhtbTQfDqZubtJGP3Sy5I&#10;qlrfistIqaPcMq9GO3GaxfLd/vmnJEqVjKpFGcq0VoiOa6v7mfLbmycszNUgjAOSTTs0ZHrWLqSk&#10;YOUgx6Ue9LHG87eXEjM3oq5rZsfh/wCI7td72ywrj/lq2KhyS3EYtHPauss/hZOZFa/1JNv8Sxr1&#10;q1qOh+DPCqpNdwtI+fljZtxNRzx6D5Tj7bS9TvButrKSQf7KGtvS/hxrd4u+8Zbcfw7uSa1T8S9H&#10;tbfytP0uRf7qYCr+lYt38R/Ec7FkeOJf7qx0fvGL3Y7mpF4A0LS1Euv6wvB+7uCg1X1LxboGl28m&#10;meGtNRlcYMjDg/407wJ8Kvi98c/EK6V8PPA2ra9fTSBfLsbNnAJPcjhR9TX2h+zZ/wAG/X7T3xOu&#10;odS+NOrWvg3TThnhYia6YegVThT9TXTRweIxHwxuZVK1OmveZ8W/BX4YfED4x/FLR/h98MNNmutc&#10;1O+RLJYcjY2c78/wgYzmv6YvgN4V8UeBvgz4Z8H+NtU+2atpui29vqF1uz5kqoAxz9RXlf7Hn/BN&#10;f9mr9jTTbef4f+FVvNcSPE3iDUFD3LkjnBx8o9hX0FX1WW4GWEi3Pdnj4vExrWS6ADRRzRXqnHdB&#10;RRRQFwooooC4UUUUBcKRyQOKWigLib1o3rRsX0o2L6UCuIWGOtdNobZ0uEf7P9a5rjbxXS6EuNLh&#10;P+z/AFrOXwjgXKKKKzNAooooAKKKKACiiigAooooAKKKKACiiigAooooAKKKKACiiigAooooAKKK&#10;KACiiigAooooAKKKKACiiigAooooAKKKKACiiigAooooAKKKKACiiigAooooAKKKKACiiigAoooo&#10;AKKKKACiiigAooooAKKKKACiiigAooooAKKKKACiiigAooooAKKKKACiiigD8YXlSKPzJWCqOpzW&#10;DrXjvTLVGismMknbb2rm9V8Y6lqUfkyFVj77TWLJfWqf6ydR/wACr8BjBR+I/QuY6zw54m1TVdTj&#10;sbi7CrI3LKvP5131tp9lbRrvG44+9I1ec/DWK2vNVaRhuEcZfctaWq61eX168nnuqK2FUHoK4cVK&#10;07RNaa6neG1tnHMK/lUcmn2oUsEx9DXMaP43ls0W3vovMVRjcD81aJ8eaU3y+TJz3rk5p9zW3kUv&#10;GGr29lpkkVjfLHOeAufmxXCszO5d3LMe7d61fGMEcWuyyxPuWTDj2yKy8D0rzK1WpUqO7Z2xjGMd&#10;EC7kO5WwexHar1r4m12zh8iHUZNuc/Nyf1qjRWSk1sWaH/CVeIsEHVpefpUuneMdb092Zrlptw6S&#10;sTisqtDQfD17r1x5cI2IFy0jdqqMpt6B7pNdeNfEF0fLF0E3cbY1x+tWLfw34x1KPzJbp1Vv+ekx&#10;rUtPhzYwyLJc3TybedoHFdFFHGkaqq8L92to05PWRm5Locna/DLULh1a81D5vRELGu88G/DXRvBc&#10;kesS3Ms1wy8RsuMfWrvhjw+mqp9rluWXZJ91a1dWkja48uM5K8NmuiNKNOPMSpOWhHeXbXb7sbV/&#10;urUNFFZuXMapcuwUUEjsKFUudi8n2pDCgdfu5+tTx6VeyDITA9WNW7bQwp3TSZ+laRpzl0J54lnT&#10;4gtup8hUY/ewtWCcUg+RcGvPPjb8Z774cRR2Wi6C19c3CNtkXJEXHUgCvSoUZVJKEdzllK2p6DLc&#10;wxqTJKq/7zV5T8fPjJ4F8OQvoMvji+tNQaEtGumfMPbdivnDxD448W3F7c6rq/iPUpJppCzRyXb4&#10;XJ6BegA+lcxeal9vk865h3N/eZsk19BQyf2clOcrnJPEOSsi/wCJ/GOs+I5Sb7Wbq4BOT9omLbqx&#10;xnuacZM8BFFJk969iMYxVkjmbb3CiiiqAKASOlHFORWY7Uj3GgBoI/ianpbySnbDEzVo6ZYIyl7m&#10;2x6Zq+qInCoBVcoGVb6JcSHMrbRVuDR7SJhIQSw9TVugsB1qrAB471WvZr0YW0iQ/wB5nfGP0p8z&#10;yMvyvt/WsjxBHHLbtI2syQ7FPCsAD9aa10FJ8quZ3jXVtU0+FUh1FdsmVZI1wRXGvIRzuJpbq8aV&#10;y0krPz95mqtuac7Y+v1rtpxjTjdnDKUpyEmuDn71VJ7jnINWHsZCN0sqqPWq122k2sTB5977ex6V&#10;XtI9CeVmdf6gIlIB+Y9Kx7m8klO6V6y/EHjSCOY2tpCzMpwWbpXPXmtahet+8nKr2VeK6Y07oycZ&#10;SdkdJd63YWzbZ7pc/wB1eorLvvFrMClhHj/bYH+VYx+9uoChjx/OtVCKBU1Emnubq7Ie6uGY9s9q&#10;EjwcgVNp+j6nqb+VZWbyN/srW9onw71e7lxqf+jx7c7jySfStPdNowMGOPvitrRPCmsaxF9otoFE&#10;e7G52xmtW70rw54Ohjkuovtc7klfm4H4VUl8faof3VkscEY4CKnSncpJR3NCz8G2Ng/meINQjUbe&#10;FVsfrVhdW8K6BPv0yEyMVxuVs1zN5qV9qcwnvJyzYxk0RbQcE1k6kYhKpCOxtaz4ru9T2rbI0Kr/&#10;AHX61nKHkOZD+tMRgBxUit3FZSrSZi6kmPCgDGKXp0FOgtrm65trd3/vbVJrYtPh/wCJLuJZ1t1U&#10;NyPMkxWUpd2R70jFJIPSpLSzvr5/Ls7V5T/0zUmu00n4c6VaxxXOrzGST+OPdha0LzWPDPhJxH5S&#10;oZBnbDH6Vn7TsO3c5DT/AAF4h1Dl7ZYVHeRsV0dh8MdIt5EkvLiSUryy9FNZepfE29m8yKwtljQ8&#10;JI3Ue9UdO13xzqL+Rp011cN/0zjz/SpfO466B6I6q613wj4VmayS3jjkC5Kxxc1g6l8TtUuAY9Ot&#10;Y4Bnhm+Y4qa0+EvxB8QzfbL228svy0lzJg/lXQaT+z18yya1rm71SCP+pqb047s2jSqS2Rwcvivx&#10;JdT7jqk248bVPH5VoeF/hr8VPiPrcOh+FPBmr6tfXOBDb2tq8jtn0xmvXNC+HHhHw8N1npSNJ182&#10;YbmrptK1fVdAul1HQNTnsriP7k1rMY2X8QRU/WIJ7aGqwcrXvqd9+z3/AMEEP2yfjDZLrfxB/s3w&#10;PYuqtGNWk864fP8A0yjJ2/8AAiK+xPgB/wAG737OvgHVIdc+MvjnUfF8kag/YUjFrbs3vjLEfiK8&#10;/wD2Iv8Agqt41+ED2fw5+NLy61oLThItUkkLXVopPcnO9R/Kv1A8JeK9B8beH7XxN4b1CO5sr2BZ&#10;beeNsqykZGK+uyyjluJhzR1a3TPnse8dh5Wlt0Mn4WfBL4UfBPw/D4X+FXgLS9DsYV2rDp9msefc&#10;kDJPua6gIB8op1Fe9GMY6RVjyHKUtwoooqhBRRRQAUUUUAFFFFABRRRQAUUUUAFFFFADR92uo0T/&#10;AJBUP+6f5muXH3a6jRP+QVD/ALp/mazn8KNKZaooorM0CiiigAooooAKKKKACiiigAooooAKKKKA&#10;CiiigAooooAKKKKACiiigAooooAKKKKACiiigAooooAKKKKACiiigAooooAKKKKACiiigAooooAK&#10;KKKACiiigAooooAKKKKACiiigAooooAKKKKACiiigAooooAKKKKACiiigAooooAKKKKACiiigAoo&#10;ooAKKKKAP55YNI1+54kkZf8Afep18HSOc3N5/wB8it4Lg5zT4pHhkEqHlTkZFfgfs0foNzf+GWh3&#10;On6beX8UzLHFCUVm7k07ndkn/wCvU/hn4htau1nr+1rVlxtjhAIP4V0mjR+BdWmxpoikkPzbCx4/&#10;CvMxEKntG2jem47FXwoml6o/2afSF3Kv+s65rZutC0Szt2nFhH8q8Hb096vwW0Funlwwqi9tq4rL&#10;8bRapcaJJDpIJkY/Nt67e9cknaNzaK96x55qoi+3SNHd+cdx3HFVqV0aKQxSD5l+8KSvKe7O6Pwg&#10;TjtRnnAorofAOmrc3TT3EMMkYXG18EinGPM7AYCwyScJC7f7qmvR/Dtqtno9ugiKHy/mVutWo7W2&#10;QfuoFX/dXFSjiuqnT5NTGUuYTdg4INaOgaJdandKxjCxK2WLr972rNCATrKAdyn5a6x9SkmtI7dc&#10;qQvzHOM1tHlWrJSuTXd1HbD7FYxeUFPzFeM1TJYksTmjJzy1FZyk5M2jGwA0qqznaq5pYRE8myV9&#10;o/vAVctE0yGRWW63N6mnGm5eQSlboV0sL2T7ts341a07TLmG5WaYbRV6KMk+Ybgt6VJjB4NdcaEI&#10;u5i6kth1Bz6UUVsZgaglsLSdi01lEx/2owf6VPRRr0Dc8X+PX7Na+PbmTxPo1za2kkNv81uIsB8d&#10;8ivlrVrK106eS1WQ+ZGxVl7DFfoPe2Ftf20lrdR7o5FIZfUV4j4r/Ys8IanczahpHiGa3Z2Z9kih&#10;lB/Ovcy/MOWPJVfoc1ak3rFHy2CKTcO1aPibS38P69d6G/lsbWdo968hsHGaoM7t1b9K+gWqucgl&#10;FGSetOWUochV/KgBqgt90Z+lXtGil+1b2RsD1FV/t1yBhZMfQVoaJLcSws80m7nvTQF6igsF5NRv&#10;JgVYDi4HSo3lwCc8/Wobm8jtommlfaqjJ5rkPEfj+SXNrpBwuPmlI6/SqjGUnoRKpGO5W8R+LNbl&#10;upLP7R5aoxG2PjNYNzdXE5+eZmz2Zs1G881xLlmLMxyzGnCzOd7S4NdfNGmrHH782EKsBiSKpFWF&#10;Tv27abJMltHummVR6t3rF8R6rZyWwS1ufm/iK1hyzqyLuqcR2teIxGZLZNoXGN26uR1bxhplmrQi&#10;XzJCp/1ZrL8X6vp09s0MF2Xmz/C1ZejeEvEPiCJ59OsvkQ4Zmbbz6V6VKjGMTFuUijNOXkaQg/M2&#10;al0zSNS1m7W3sLaSRm5wBxXb+GPhd/Ztyt9rckM6+Xlrcr901Y8TeNNI8PW2zQGtmuA2DGqjge+K&#10;6ClHqzG0v4WX7yZ1y+jt0x/Cwyfzq5F4c8E+Fr5J73WvOZefLKhgfyrA1zxzrPiK3W1uxGqK2f3e&#10;R/WstC+eaLxW7DmijvdX+I2lW1r/AMU9CvmZxtMWFxWHrHjrW9agW2cLCA2S0eRmsHeqjIPekNyF&#10;PH6d6ylVXQl1nsWy8kjb5pi3+81KJFT5gP1qraxXt/cLaWNs8sjfdRFzmur0T4P+LdVgW5uvLtFZ&#10;vuSn5vyrCVR9WZuTZhJcFuFOa3NB8HeIvEETXFjZnYpA3SHbXdeHPh74X8JXC3rz+ZcFCM3Tgj3w&#10;DVbWvi54f0a4n020tJJJYvlUx7dm6s+aT2RJW0z4SOIBNrOqeW392NePzNaVnpHw/wDDlwyT30LS&#10;7fmWZ91cLrHxB8Q+Io/sl1cqke7IjhXbVjQPBfirxHIPsGlzMG/5aSjao/E0ve6s0ipS2R1118Qv&#10;DOlpJHpFgJGz/AoVT+NZ998Sdavgsel2vknvtG4mus8KfA/RbayB8Sf6RcFs/K5CrXaaV4U8OaKg&#10;j07SreMf9cwSfxNZOcIy7nRHDSlq2eSw+GfiT44VRNDIsfVWkHlitSy+AWv3LBtS1mNfX5Sx/WvW&#10;ljVRhR9Kd0FZuvLZHRHC0+upwugfArw7pk63OpTSXbL/AMs2ACmuwstKsNOi8mxsY4V/6ZoBVkEn&#10;tU1pY31/MILO1aRm/u1m5Tl1NIwpw0SIhTd3PWt63+HviCSRRdJHbqx5Z5On4VeufD3g3w6V/tW+&#10;a6k/54xsP6Gjl5tCuY5m2tLu8lENpbPIx6BVzW7b/Dm+WJbjVNQht49uW3NyK6/wd4O+LXxJkj0b&#10;4TfCnUpzJhVmjsztA9d2AB+Jr6B+Cf8AwSI+N/xAv4NV+N3iiPR9PyHazt5fOuHHpkfKn612UMvx&#10;WIlaEX6nLWxuHoq85L9T41fTJptVOmaWHumaTZCIYyzSdOgHX8K/Y7/gmZ4S+JHgr9lbQ9D+JlhN&#10;b3S+a9vb3GfMSBmygOfY9O1avwM/YI/Z2+BpivfC/gS1kvY8f6deJ50ufXc2cH6V7ZBDDbxrFEm1&#10;V6ACvrMpyeeBm6k5bq1kfOZlmkMZD2cV13ZNRTd4o3ivePGHUU3eKN4oK90dRTd4o3igPdHUU3eK&#10;N4oD3R1FN3ijeKA90dQTjtTd4o3igPdHA57Um72NJvFHme1Ae6KWA4NJvFG7nOKTPGMUBoG/A6V1&#10;GhtnS4R/sn+dcvuAH3a07DxMLK1S2Nju2j73mf8A1qmUbrQcWkdBRWL/AMJgP+gd/wCRP/rUf8Jh&#10;/wBQ7/yL/wDWrPlkXzRNqisX/hMP+od/5F/+tR/wmH/UO/8AIv8A9ajlkHNE2qKxf+EwHbTz/wB/&#10;P/rUf8Jh/wBQ7/yL/wDWo5ZBzRNqisX/AITD/qHf+Rf/AK1H/CYf9Q7/AMi//Wo5ZBzRNqisX/hM&#10;P+od/wCRf/rUf8Jh/wBQ7/yL/wDWo5ZBzRNqisX/AITD/qHf+Rf/AK1H/CYf9Q7/AMi//Wo5ZBzR&#10;NqisX/hMP+od/wCRf/rUf8Jh/wBQ7/yL/wDWo5ZBzRNqisX/AITD/qHf+Rf/AK1H/CYf9Q7/AMi/&#10;/Wo5ZBzRNqisX/hMP+od/wCRf/rUf8Jh/wBQ7/yL/wDWo5ZBzRNqisX/AITD/qHf+Rf/AK1H/CYf&#10;9Q7/AMi//Wo5ZBzRNqism08U/arqO2+w7fMYDd5nT9K1qmzW5V7hRRRQAUUUUAFFFFABRRRQAUUU&#10;UAFFFFABRRRQAUUUUAFFFFABRRRQAUUUUAFFFFABRRRQAUUUUAFFFFABRRRQAUUUUAFFFFABRRRQ&#10;AUUUUAFFFFABRRRQAUUUUAFFFFABRRRQAUUUUAfz5v4vtt4Edu23+9npUk3ivTohhdzH2FULTwld&#10;P/x9TLH/ALvNa2neDrWeXyba1a4k7CvwFOpbU/QtCHTPEI1K68hbTb712fwzntYfEqCXcGZcJ7mq&#10;lj4T0yxiCXkbJL3jh28fjWjpEGjaPqEeoR28zNG2Rul/+tXPVxFN03FvUuMZcx6Sue9MuE8xMbtt&#10;Ztp4x0W5mW3SSQO/HzLWlJLAFzJKq+5YV5vQ3R53450K30i9FxDMx88ktntWHketeo38nhuYAX09&#10;uwHZmBrntf8ABEeszLe+HpYfL24ZR0H5Vw1aEt0dUKkTmdFtLG+vltb+5eNW4UqvU13Gg+FbHQZm&#10;ntpZGZ+Pmqr4Z8FLpR87UlWSbqmOi10GccGinTaV2OUrgAO1Ry3CROkbn5nbCgDrWX4k8V2+gyLA&#10;1uzySLlduMCq/hHxY+tySW14irMvzLt7itOeKlYnlkd5o3hLUlkjnuHWMBgcEZJroJdJtHywXn2N&#10;YPhvWb6GxaAFWCt8pbqK0W1u7CYCL9dtdClRirMUVPoRXNjJbMdzKfo3NQ8gdKV5Gmcyv1brSAAd&#10;K55W5tDeN+omAeSKXA9KKKkY5bm4QbEdsf71SW+pXEEgdmZh/dqGg+9UpST0YrG1Fqdo0YeSYKTz&#10;t9Kd/atj/wA9qw8r6n8qAV7bj+VbfWJGfs0b0N5bzttimDVNkVzsNy9s/mRH5unrU5utRujhXb/g&#10;NWq/kS6fY2WdAOWH515j+0H4I8UeJtKXUPh/qdwt3HxcW0NyV85MdgO+a7ZdM1KX5pM/8CarNnpQ&#10;s5PtFxcfd5xXRh8RUp1lJR+8iVOPLqz4a8XeBfFOj3bPrGj3cMzN83nRHn8e9YL2V3GnmSREKOtf&#10;Wnx5/aP8HeApBodhp9rrGoY+aM7WSH/e9/avmvx/8TtQ8e363r6VZWar91bS2VM59SOtfY4XEVq8&#10;byjY82pCMXozm6M0pkd+Znb8K0LPTLV4hMSzZ/vV2bmZFpWnw3RZ5Xyq/wAPNaUUUFsuyAbaYiQ2&#10;67Yvl9aiuLlUUsTWgE8kwAwf1rnvEPjqHSbhrSKHzJFH97gVz/inxMLi8ZLa/m2rxtjbC1zl3ftK&#10;29j+OetdNOivtHNUrdEbOs+NNW1NGglkVY26qlYct2AuePzqSC1e7TzHkxRNY2ixl5Ukbb1xmtOa&#10;nDRGPLOW5TbWZLYfJtqvcazqcsDSoDt/vKOlOm13w1ak/umZh/s1l6x40Se0ay0+0VFbjcxp/FJW&#10;iT8N/eIbvVZZSfMkLfVq5/xbrEltpxEL7WbjrWR4g8R6rZ3X2eK4QLjO5V5rDub+8vXzPKzf7zV1&#10;RhGOrMfUnsL9bO/jvZIVl8tw2x/4q60/Ga9i/d2uh26L6BjXEAeppyuo5Fae0jbQfteXY7DUfi1r&#10;epWclpHaRQl1x5iMSRXLqctlhnPUlutRI7OQI0LZ4G1a2dJ8A+MtauI4LXQ51En/AC0mjKqB65NZ&#10;SqSehLqTkzNEwXnIqS2S7v7hbXT4WlkbhUTkmvS9L+BvhzT7GObxRqzecfv7ZdqA+nNXdR8QfCr4&#10;aoI7W3hN2keY/JUMxPuRWPOnsHLLqYPg/wCDN3qMMlx4rlks1/5ZKrDP41sf8I98Kvh2V1LU77zp&#10;Vb5fMk8w5/3RXD+MPjH4k8bWw0uC1W3jMmQICxdvxrHs/BfiPUyJbgeWp5/fPyfwpcspbgl0SPSL&#10;v45eBNOmZtI0F3kUfu5VhVc/1rn9X+PviTVLSSy0/TUtWf7ssbFmFUdL+GltHKst/cvN6qq4FdVp&#10;PhqxtgFt9NjX3CUcsYmkadSRxsFt478XXCNdyXEnbzJ2IC11/h34QWbFX1e/aQ8ErFwPzro9O0mc&#10;Ybyq6HRdDvp5Vigs5JGPRUUkmplUN4UIrcZ4c8G+HNJCi00mHI/iZAzfma6qyRAiqoA9hU2lfD7x&#10;dcBdmgXC57tHt/nXdaX8HrO1sFvNb1Zo22bpI1UAL7Zrnk+ZnXFRjojj4FBPBrY0fwxrGu5NjafK&#10;p+Z3OBW/Y6n8ONAtvLtrdrqRc/OY8k/nT9I1H4k+Mrz+z/BXh26n3ttjisbNnPtyBSUJS2VypSUd&#10;9PUrw/Dt4ZFXV9ahh7su7mi80zwFo8mJr+S6bH3Y24/SvWfh7/wTl/ay+Klwl1deEn02GTlrjVZS&#10;pA9doyf5V9F/Cv8A4In2m6O8+KPj2a46F7Wxj8tT7ZOWr0aGU46trGFvU462YYWj8UvuPh+Hxp4X&#10;soRFYeGtzdF3KOa3vBfhf41fEa7W2+HPwyvJzIfle3sWK/8AfRAFfql8Mv8Agm/+zR8NkjksvAdr&#10;czR4/fXi+axP1bNezaF8P/Cfhm2W10TQ7a3jXhViiCgflXrUeHaj/izt5I8yrnkI/wAOP3n5f/CT&#10;/glN+0f8TdRj1D4patHodjJhpI1k8yb6bR8or64+C/8AwS0/Z3+GXk3uoeHv7YvY/ma41T95k/7v&#10;QV9QJEiDaqKB7CnYr2cNlOCwy0jd92eVXzPFYh729DD8OfD/AML+FraO00XR7e3jjGFSGEKP0FbS&#10;RRxjai06ivSjFRjZHBKUpO7DAznFFFFMQUUUUAFFFFABRRRQAUUUUAFFFFABRRRQAUUUUAFFFFAB&#10;RtHpRRQAdOgowPSiigAxjoKMD0oooAMD0owPSiigAwPSjA9KKKADA9KMD0oooAMD0owPSiigAwPS&#10;jA9KKKADA9KMD0oooAMD0owPSiigAwPSjA9KKKALGjqBqcHH/LQV1lcnpH/ITg/66CusrOp8RpT+&#10;EKKKKzNAooooAKKKKACiiigAooooAKKKKACiiigAooooAKKKKACiiigAooooAKKKKACiiigAoooo&#10;AKKKKACiiigAooooAKKKKACiiigAooooAKKKKACiiigAooooAKKKKACiiigAooooA/A+0srm/nEN&#10;rDvatqz07+z02pEyuv3zisJHZDvjbafUVd0rWDZSSLcXDBZEwWZq/n3EU51I6M/RKckma2OMU+3t&#10;bi8lFvbRF2bsKpPrGmIMfbI+PRqvaF4+8LaCGlmDSTHjco6CvPVCtL7LNvaR7mlb+CdcJDFVj9y3&#10;SrI8E35YLc6vGPqxNS2fxU8L3SKzXHl7uzcVja3fm81OS4guZDGzZU54IqalOpT+JWBSjLY108EW&#10;YP8ApGsr+AFbmi6Va6Tb/Z7abduOSWxzXAmQnq/61c0ybXBN9o03zW28cZIrPcq6O/2L6VHOsEa7&#10;3X9K5hNR8byn5YWX1/dimsfHbtvJkX8qTXcIs5/xidaTUTFqsm5eWh6fdrPsLqaxulngnMbbhlvb&#10;NXPGNzNda0xuJVZlVVO3scVmsa8uo37Rs7o6xR6ppGpkwRXVrP5gZQTtbg1uadqf2skSRqP+BV4/&#10;4e16XRLxZZJZGhX/AJZrXf6XqUeo2a3tsGUNXTTkpoiV4s60sCcrRzWFp+p3dlL5kTbt3DK/Oa24&#10;phOnm7AM+lVKNi4y5h1FGR6UHBPSpKCgqxH3aKdDbyTOAvP4U0mwLGn2UUsmbp129vm5rRTS7BeR&#10;AKqw6MoKu8pz6VpKMLjFdtOPdHPUl2GLa26fdhX8qcERT8qUvBNGR1zWtorsZlbVNQtdLsZdQvZx&#10;HDCpeSRuigd68r8dfHz4d3/h3UNM0nx/dR3E1uyQvDbg7W/Ku4+J3jP4eeEvDk4+IutW9rZ3EZRo&#10;5X+aQY6KByfwr5B+JXxK+BtvqJtfh1p95MnO+4uchf8AgI9PrXsZbgo4iV5Rf6HNWqcuiZyNzHd3&#10;V+32mSSSVmO6R2yW96tQaKitm4kyv90U208UaRqMbXEEyIV+9u+XH51VuvGuhQO0Zv1bb2UZr6lU&#10;ZLdHE5x3bNIWFjG24RZx0zTbm+t7VN00yxqo7nFc3efErS4yfLWRvwxXI+JfFcus3jTB2WMcLGzV&#10;tGjKT1M5Vo20O01L4h6RakpAWmI/ujisO/8AiZPMDHbWG3cMYLVydvqVoZMXbfL2qymo6JF+9NxG&#10;uK05Y05bGPtJS3YiyTy3HmzQttZsniriRwEfLF+lUZfFehRLlr9fwrHuPifaROyJZMyr91t2M1Ml&#10;WqS0QRdOB1DNFCuAyr+VYvijxSulWu+znjdnONvXFcVr/jC51O7aaNmjUj/Vq1c1Hq3iHXdUGj6H&#10;ZGWdvur1b3rSGH5dZGcsR0R0V1qbzu0zHq2a5vWvFV1HdNa2rqFX+LHNaUPw0+KV/KFnsZIV3AMz&#10;SDgHvjvXRWfwBstJuV1XxJ4jiktY/muEYFQR9a6PaR6HNyyPMJrqWdmmllZi3JY1LDZX87KsFrMz&#10;Nwu2M817JHoPwNsFNwHsMrz81xu/rWLrX7QPh21tWtPDvhz94uVjkdVCDHQ1PNfZD5Ut2ZWg/Azx&#10;NeNDda5cRWls5zJl8sq10Nz4Z+FHw0eLVtRuWum5VY2YPn3wK4vVvip8RfF1g2lBMRyDDeTDtyPr&#10;2rLg8E+IdQw13Ksa+sjFiPwpWk92EfJHe638a/BdlDG/hjwzHJIGy3nW6oFH+NUNS/aC8UavYNY6&#10;PoyW8z8LNGxYr7gYrK0f4dWdtL516zXDdlZMLXd6B8IfF1/arPo/hC68thlXjtSAaTVNGkac5HAa&#10;lP8AEvxnAtvrmoO0KtuCzYXB9cAU+w+G1vkSahePI2Pux8frXvPhb9lPxzq9qt7e+RZq33Vmc7vy&#10;Fdd4e/ZX8P2a/wDFTeKI1lVseXCRx+dTzqxtHDnz3pHhKC0AWw05V/2tuSfxrodK8E6rfyBIbN2P&#10;91VzX0PpPgn4T+ApHtJbBdSmYZ3SRh8fTtXa+BfCHjbxpeC0+EPwWvtSXcAzWuntgE9iQMD86SlO&#10;ekVc15IwV2fPfgr4A+IfEF8tvJaNarjLSTxkACu8sPgH4M8M3KjxX4hVu4jjG3P9a+vvh3/wTJ/b&#10;F+Jl3HceIraw8JWLqM/a7jfIB67Fyc/Uivoj4b/8EY/gpo9zFqnxT8Yat4kulwXQuIYT7YXnH49K&#10;7aOVZhiNo29TmqZhgqG8r+h+a9roXwh0a5il0rSGupkOFRFaTJ+hNen+Ef2e/wBpf4jpDd/Cn4Ba&#10;lJauuReXNj5KH6FscV+r/gH9kX9nL4ZKn/CHfCDRbZ4+k7WgeQn1LMCc16Jb2drbQrDBbKqx8Kqr&#10;gCvWo8Ot/wAWf3Hn1M8X/LuJ+Uvhf/gl9+2346kWXxBPo/hu3/iSa63uP+AoG/mK9T8I/wDBF3zQ&#10;snxM+NupXv8Az0t9PgEan2yxP8q/QkxxkYMdBtozXoU8jwNPdN+pwzzbGSVr2Pl34a/8Es/2YPAp&#10;jll8I/2hIg/1moyGQn8Dx+le7eDvgr8NPBNslv4b8H2NqqjC+Tbqv9K6xbdFJwKcq7RXpU8Nh6Kt&#10;CKRw1MRWq/FJsjgs7e2TZDCqgdlWpgMUUVsYhjvRRRQAUUUUAFFFFABRRRQAUUUUAFFFFABRRRQA&#10;UUUUAFFFFABRRRQAUUUUAFFFFABRRRQAUUUUAFFFFABRRRQAUUUUAFFFFABRRRQAUUUUAFFFFABR&#10;RRQAUUUUATadLHBfwzSttVZAWPpXRf27pX/P2v5GuE8Z+LvDvgHwhqnjrxfqkdjpOi6dNf6leyg7&#10;YLeGNpJJDjnCorHjnivEv2Vf+CnP7EH7YPwWk+O3wj+Pegx6PaWjXWs2muarbWl5o8Ksy7ryEyFr&#10;dTt3AvwRjnqBMo8zKjLlPqj+3dK/5+1/I1H/AMJDpfa/j64r4pt5PG//AAUF8fap8Wv2af2y/Gng&#10;34d6DpFhZeDdd8F2dm1lrurGSee+unS+tJVvrRYTZQIVATetztbOWGnp3/BMvwd4K+G8mmfB/wCO&#10;XjDwd481GG5Piv4laQ9u154murlpGup9RtZY2tZ2eSV2RljSSAbVikjC4M+ziV7Rn1zqfjzwjozW&#10;6a14nsrRrqYRWq3NwsZmkPRV3Ebj7DJq5/bumdRfLXwz8Qv2QP2Vv2Q/hN4f8HfCb/gmyvxk1m8k&#10;j0yz09dI0+5cOkDPJdXd5qkgiso3ZGd3B+eaTIQs5ryPwF8e/hF+zf8AFDw7qn7OmqeIPh/cSaPq&#10;8vxK/Zf8bNdTXd0LKWJrq60iSSWWCO6s4DPN5NrIYbyBogFT5HD5A9oz9RP7d0r/AJ/F/I0f27pX&#10;/P2v5GvmD9nP9s7/AIXz+0t8UvgCfh3Jp9r4DGk3Oh+Iob5biHWbG9s47hJmCr/o5Jf5FYnzE+ZT&#10;lJAvqvxM+LPwq+C3hZ/HHxi+JOgeE9FjlWJ9W8SavDY2yyEEhPNmZV3EA4GcnBxS9nEPaM9K/t3S&#10;v+ftfyNH9u6V/wA/a/ka43SNZ0XxBpFv4g0HVLa9sLy3Se0vrSZZIZ4nXcsiOpKspUghgcEc1Z+X&#10;OMfpR7OIvaM6n+3dK/5+1/I0f27pX/P2v5GuVzH1yvPT3pflHBFHs4h7RnU/27pX/P2v5Gj+3dK/&#10;5+1/I1y+B6UYHpR7OI/aM6j+3dK/5+1/I0f27pX/AD9r+Rrl8D0owPSj2cQ9ozqP7d0r/n7X8jR/&#10;bulf8/a/ka5fA9KMD0o9nEPaM6j+3dK/5+1/I0f27pX/AD9r+Rrl8D0owPSj2cQ9ozqP7d0r/n7X&#10;8jR/bulf8/a/ka5fA9KMD0o9nEPaM6j+3dK/5+1/I0f27pX/AD9r+Rrl8D0owPSj2cQ9ozqP7d0r&#10;/n7X8jR/bulf8/a/ka5fA9KMD0o9nEPaM6j+3dK/5+1/I0f27pX/AD9r+Rrl8D0owPSq9ig9ozqP&#10;7d0r/n7X8jR/bulf8/a/ka5fA9KMD0o9ig9ozqP7d0r/AJ+1/I0f27pX/P2v5GuXwPSghfSj2KD2&#10;jOo/t3Sv+ftfyNH9u6V/z9r+Rrxv4kftRfsz/BzxdpvgD4t/tBeCfC+u6wVGl6N4g8UWlndXe5tq&#10;mOKWRWYFvlBAwTx1rW+IXxh+Gfws0+81Dxv4qt7VtP0ebVbiziVp7o2ULokk6W8QaWRFeSNSVQ4L&#10;qOpo9ig9oz07+3dK/wCftfyNH9u6V/z9r+Rr5D8J/FH9v744eH9R+LPwm8FfD/wp4duLqX/hC/Df&#10;xG0vVYdW1O0RiiXV48br/Z3nEM6RGCaREZC4DlkTi/h//wAFfvAnjq41r4GaV8HNe1z4/eF7l9O8&#10;RfCbwdGdRgtb5WC7zqwUWcVocq3nTSIyKWRo/NBjqfZxDnZ94f27pX/P2v5Gj+3dK/5+1/I18h22&#10;n/8ABVvRIV+INx4i+CmvyXDB7v4arYalYxWiYz5VtrW+VpZcH/WTWao5GQkQPO38Cv2wvGPibxwn&#10;wg/an/Z11D4P+MdRmk/4RXT9Q8RWmq6f4hjVS7CzvrchWnRVZmtpFSQKN4DqGKv2SDnZ9Q/27pX/&#10;AD9r+Ro/t3Sv+ftfyNeG/F79rP4CfBDxLpPgbxv4xlk8Ra7aPd6R4Z0HSbnVNSurZDta4W1tI5Zf&#10;JDfKZGUJnjOQRVXwf+2F8FfF3j3TPhuf+Em0TVtaaRNFg8WeCtS0lL+SOMyPFDJeQRpJKI1d/LVi&#10;22NzjCnD9jEPaM98/t3Sv+ftfyNH9u6V/wA/a/ka5UFGGVwf60ZQc0exQe0Z1X9u6V/z9r+Ro/t3&#10;Sv8An7X8jXLfJnHFLgelHsUHtGdR/bulf8/a/kaP7d0r/n7X8jXL4HpRgelHsUHtGdR/bulf8/a/&#10;kaP7d0r/AJ+1/I1y+B6UYHpR7FB7RnUf27pX/P2v5Gj+3dK/5+1/I1y+B6UYHpR7FB7RnUf27pX/&#10;AD9r+Ro/t3Sv+ftfyNcvgelGB6UexQe0Z1H9u6V/z9r+Rorl8D0oo9ig9oz8Hm1m40i3W3lcyN61&#10;VfxJLJybf82rbutO0iY4n2Fu256y9a0a1s7Qzx7VI/u1+DxlHofoq7Mhj8QQkfvIGX/dqRNbsnPO&#10;4f8AAayTzVnTrEXrNvLKB3rSMpX0HyxLsms2Snh249Fra8O/EiXTgbL7KlwrrhVnB+X3GDWOujWS&#10;9QzfjVqLSLW3VbhbfHP3utc+MqRpUXOorjpR9pK0TtvD/i601JvIutKgVv8AZzj9TW/ba/e2aeXY&#10;+XGp7KgrzBGeP7jEfSt7wrrttZQyR6hdn7w2hq+XrYmFWp7qsejGjyx11O2/4SrWf+ey/wDfNO/4&#10;SvV94aR0Yf3dtc8viTRnGfty/wDfJp9p4j0eeXyVuFY9uoqee6tcORLUzdSn+0X0s/l7d8hLAmoS&#10;cda19bgN8Y3s7ZUK5BCnr71Da+G5bnaZ72GP5um7JrjlTm5M2UkO0/wlqup2a39o0e1ug3c1bj0r&#10;xvZJ5cE0gVeipIK27W9j06yWxtYfuKBu9femtqd6err/AN810RoKxhLERMqzj8dyX0aSzTBd43bm&#10;GMV6ZoNrPa2e6VuZOSM8VxSavcpyArfhV208VXcYETkqv8O1ulbQpx2uR9Yiuh227PP8qQnI+WuW&#10;fWrkc/a3/OmLrdyj5S4b8TWkcK3uyfrsex2cVqki7mfHtVqygjteUY5NcbB4qvkYHzQfY1qWfjKF&#10;hi4h2/7S10RpwiT9Y5+p1KzKOTXNeK/jj8KPBAmHiXx5p9tJD/rITNukHttXJpPEGtS6j4evLXQ9&#10;TW2vJLdlt5n/AIGxwa+APih4U8S+EvFE1p4r1OK6u5maVpobgSbs5546GvYyzL6WOm+eW3RHPiMS&#10;6SXKrntXxi/bl8ZT+MZrb4Vazb/2TGoEM32Vt0nHJ+cA9a42X9sz4/MjIPF6rnv9nXIrykfJyDTS&#10;4xxX1lPL8HTio8iZ5ssRUk73NLxX4w8T+NNRbV/FOuXF7cNk+ZcSFsewHQD6VktN/CaJZWxjHSoh&#10;hz82a7LwpQstDK0pMZLdEEopJ+lQn7VKfkhNXUiiU7lXmqOq6/baQ6pdRNzypFZqtKWkUP2dviYg&#10;0+6lf96do/2axfENxBpl19nimLHndntVfX/GzSy50yZ4lC88965W/wBakldpZJdzMeWatqcZy1kY&#10;znFKyNS61kjgVn3erd91c9rHiVLNdobczD5RWFceKdRkO0OF+grbQx5mddcarv4JrM1TXns4vN2q&#10;wz0zXNSa1qEp5uGqvJcT3LfNIzH86OYnVm9puuSaxqkNlPex2ccjYaZl4WvY9F8SfCHwhawsNc0/&#10;7RHHhriNcs5/AV4ZpnhrVL9d+BGp7yZ/lWtY/D5HcRzXksjMcbI0xn+tTJc25pGMux0XxL+Ourav&#10;fNpnhm68m1jk/c3UWVkk/Oubm1r4heJLX7DdaleTQt1EjkKf5ZrvPCn7O3jDU2STRPAV3JuxiaaI&#10;/nlq9U0D9kDWY9H/ALW8beKrPScfehb5io+ucVPuRVjSNKT3PnWw8A3UgD399t/2Y66LQPAltNMt&#10;np2lyXU7HKqELsfwr6B0T4I/A3TZlF34pvNYmHS3tIiQ5x0woP8AOvavgp+zr8RPEd8v/CjP2ZdU&#10;Ms3yLqF3D5Uf1LP0px56nwRbNOSFPWbsfK/hb9n34la9cxW0fhS4tY3YfvLhAqqPWvT9K/ZQ8MeF&#10;5re98b+Llfa25reGPaGHp6199/Dn/gkN+0x48aPVPif8S9N8N28mC1lYq08iD07DP4mvdvh9/wAE&#10;aP2afD5S9+IOs634oul5Y3d15Uf/AHygz+tddPKcwrWfLZeZjLMMFR0vf0PzCltPhD4etseGPBtp&#10;NMTlf9HOAfUk9fwrrvBvhL9oX4mRrpvw6+E+o3Ssu2OSx02VlX/gRG2v188C/sVfssfDp45/C3wQ&#10;0GGaP/V3E1iJZB/wJ8mvSrLR9M02EQadYQwIowqwxhQPyr0KXDs5fxJ29DlqZ5Bfw4fefk18Mv8A&#10;glv+2z8Qpo5fEi2/hu3kb94+p3wMgX/rnHuP5kV9DfCz/giT8MdIlj1H4r/ETUtcuM7pYLVRBEfb&#10;PLEfjX3OE4xSqMDAr1KGS4Gj0v6nn1s2xdTbQ8g8DfsH/sqfD+FY9D+DOjM46zXVsJnPvl816fon&#10;hPw54bt1s/D2iWtjEowsdrbqij8AK0aK9GFCjT+GKXyPPlWrT+KTGhCDwadRRWu5nYKKKKAuFFFF&#10;ABRRRQAUUUUAFFFFABRRRQAUUUUAFFFFABRRRQAUUUUAFFFFABRRRQAUUUUAFFFFABRRRQAUUUUA&#10;FFFFABRRRQAUUUUAFFFFABRRRQAUUUU7MAooopAFFFFVysAoooo5WAUUUUcrAKQsAcZHrXn/AO1N&#10;+0R4V/ZT+AviL48eL9NutQt9DtVNrpNhj7Rqd3LIsNtZwg8GWaaSOJf9pxXjF/D/AMFDv2qdY8Ma&#10;N4k8JXf7PfhOCe41DxFqXh/xtp+p+IbrFuy2tmqNZT20QEziSY7myIdgJVmzIHMaP4P0b9sH/gpl&#10;4h+Lmk6Vqmr/AAy8K/BzV/h1r15fRTWllJrz6pi8tYUdgbsC3Msckgj8pWjQCR2+55d8Q/2Dv2SN&#10;C+Hvw9/Y8/Yw/Z08E+Nr/SviNp/hzxX4q8b+Gzqtr4fbStKN/I1/JAsUgadrWAPDBLDE1zdfOuJJ&#10;IZPsL9j79k+w/ZP8G6/pl18R9Y8ZeJPGHiq68ReMfF2uYjm1fUJtsfmmGMiGALDFBEEiVExCpwCT&#10;jwL48/tAfBz9m63hi/Y8+M+l6bqF7+1doWlfF7R2kbUAl1q0oF9amOfcLMyq4uN0WxS0bFTuZwXY&#10;D1vT/hF8Lf2Ztb8Yftc/tK/EzTbrUF8QXMuieJdf1L7Da+HdJnMVva6TD58wt4FyUjJG3zZXDMc4&#10;I8tf/gsR4OtfC/wp+L/iD4PaloPgXxh48vvBPxI1TWNQjFx8PtcXYtjHeJHuja3uGYf6QJAipNA/&#10;zK/Hkfjj9pjxx+0t4p/ac1Pwn+yl4l+PHwTe60Pw0thqmoRReHZbPT2aPV7jTF+ee9uFmnkcrBDt&#10;P9nIUl8wxqfz5/bMvdZ/YE/Zr/aC+ENl8JNb8efsr/GqaHQPhr461yORdU0TWtN022bTIwk5j8yw&#10;gaJbeOVo1kYWR+dzGA8t2LsfrT+y3/wVYs/j1rmn/Bq28G2XiH4mL8Utd8O+LPDvhG4ZU8M6PZah&#10;dQJrF08hdUjeKKAqpcGd5SIs9B7/AOBf2fvsQvP+F1eLl+Ictv461DxB4OvfEuj25n8Pw3G/ZZws&#10;qDKwrLLCkmA/lMFbOCT8A/8ABFv9gD9un9l79kL4c+Nvgr8ZfhP4Z0Xx14JtdY8QeDbz4ey3kstx&#10;d2kcsF/cailzHcXNyocEw5SBAxiQEASH6B+KWm/8FRPiD4Y0L4IxahY6B4o8L203ifXPih4PURaR&#10;4lmtLlzpmipbTyedC12UjN4m7ZFGGVJW81drV+xLOK+KWjf8Elv2XfiT468f/Ar40+D/AII/F7w3&#10;/ZujeItY0eC4mj01rqZfswv9KVhDNbSG4WMzMgESyrtliKIR7h4W/ZH+I3xc+L/h/wCNf7bfiTwR&#10;42/4Qzw7PZeENB8P6DLFpP2q6dDPq0lvdSz/AOkeTHHDF87CJJJyCTMdvkvjv9rf9iTxteaX8d/j&#10;p+zj4uuvjHoPwrv7XV/hJdeD7n+1JdKu5bQ6vZxwXaxWurpbvCHIjeXEayPGGEmW+JfjF/wWw/aT&#10;8I2evftVeEPjF4c1D4SfBP4zX9j4fsfsv9nJ8TLW7dI7TRrIQEcafYNNNJLIhxK8G5WwSH7o7H6s&#10;eGP2MfD3gf4reGPFPgn4k+JNG8G+El1G40n4cabqk0Omi/uzGDK4V/mt4lSTybMjyY3uJGC8Rqnn&#10;fxr/AOCf37Tnij4uw+NvgB/wUt+J3gLw3rGr/aPG3hJobPVEnibcJBp093C8mnOVYKFXdGu1XVAw&#10;yfE/jb/wVv8AjHF/wTT1D/go1aeE7f4a+E7rxF4bvPBWmXl5ZXmvazoX2y1GrAxM0lussqNcpAud&#10;yoqySeWThc/4Zf8ABxJ+zvYfBu68TfFfxfot7r6/DubxbZ2+n6hErT3t9e3DaR4YS3iMkkl/9l+z&#10;rKyblRvmcjcKOaIWkevJ/wAE9/2vPAHhfXNX0H/goZ8QPHviTw7o8Unwhj8a3yWsFrfxu00y6qbB&#10;Il1SK4bEJM0bmKFsJhwslaHwg/am/aR/Zi+B/hn4sf8ABUKX+yG8XXkdvrS6bodu1r4D1DZeSTC7&#10;ubOV4hpbCCGOG4YySq9wqSuwYOvaeIf+Cg/gP4S/A3SPH/7QGgyaP4t+0eFrHxl4J0e7jubjw7fa&#10;5LDDbrK8xhXyUeVi8pwMQy7QxG08v8Pf+CxP7BvxPs/EkuofFDTbDSbPxvceFdBuJ7iG+bxXJGiC&#10;WaytbRpbiWAMzoXaJVIQsMryH7oH014E8c+E/id4K0j4jeAtcg1TQ9e0yDUdG1O1bMd3azRrJFKv&#10;+yyMrD2Na1fKf7K/xti+Evx5vP2TfEPhK58M+Fde1jVIfgfo7aa4S1s9LVUvLRpsCONZHSe4s7Zd&#10;5W1ilbcEWNE+q0JK5NCRItFFFPlQBRRRRyoAoooo5UAUUUUcqAKKKKOVAFFFFHKgCiignAzTAKCW&#10;/hXNeO/ta/HDxx8O4PB/wm+DmoaLb+PviV4kbRvDM2uQvNb2McVvLdXl+8KMrTLBbwuQm5FaV4UZ&#10;1DZPiN9fftwX/wAcLf8AYI+IvijxV4m0XUjaa3qfxw8P+H49CaPQtl19p0uSa2YRxXjXMVrErW6p&#10;Ibe5kYeXJGJGAPs/eMbu3rXkXx+/aE8ceEPiV4Z/Z8+BngCz8ReOvE9jeamf7Y1BrTTdF0u1aJJr&#10;27ljSSQ5mngijhjQtIzscqsbsPOfj/8Asr/s8fAP4aa7+0B/YXxC8SX3hnRCNH0O6+L/AIhaGe5L&#10;bYgBJeMkTvIyK0+3cqkk8DFYf/BL34c6Xong7xH+1N4zl+JkepeL7O0Zda+KHiKC4tH0hPNuoH0t&#10;PtM8tlYZuXIjunE+FRpV3c0FI6a3/Z8+A/7KP7JHi7Ufj58PLX4gah4mgluPihd6f4Z+2XnjHULy&#10;UJ5AjkZndC8qQQRyybIo1jBZFQsMP9mn4h/s+fs2+LY/hVN+zHcfD7xTq1nby61HpMlx4ik0HTdk&#10;hs/7c1NI2isv9XNsi8+aKNRuEgVsj2/9mr4PeJ/hH4Ja38dfFLXPFmvanObrVtS1XWprqEzFif8A&#10;Ro5Plt4iu3EaAKMcZ6n4o/4LcftS/CL9mj4EfHv4Q+NPhPqXh+5+KHwj+26X4/0+8iCeI9S8+30h&#10;rHG7es1vFcWkjDB32xlI+41KXkSfTWh/tbfs7/tty+Jv2avgL8Xtaj1yXwrHqU2s2nhzULWI6VPM&#10;IPtNreSwpDIJMSLHJE5zzIm5VJHh/i39jz4x+JPi/wCPLjUP2RNF1rwb4Kmhg+E+gX/xUvNJ0efT&#10;fsEJ+y2mk2MbW/nG4E3mXF6d++UBf3agj7M+GHwn8GfCnRG07wzoNjb3V60c+uaha6fHDLql2sKR&#10;NczbANzskarnnaoVRhVAHyJ/wUJ/4KZ/DL4RaxHc+BfjDrVknwN+Lnh1vj9a6bos7Lb6HqNje7Ek&#10;doiJImla1ZmiLYYKCQSMLS2o0fTviTUfh/8Ash/Au61Hwv4E12/0nQlRNO8N+HoZL++uZp51jito&#10;Flfq0sqqN7pFGGJZkRWYeG/Ev41fHr4/20nwv8U/8E2biFLKyfWbrwr8TfEVpHdai1vLGYn0m60v&#10;7dZfakJBAnurWVJNpHy5kXm/+CSP7TX7eX7X/wAEfGX7b/7Qmh6bpPhPxxN9u+C/wzhhX7VYafFC&#10;VEkt4ERpVuHUMm5CQCXHDqom/ZO/4K/6R+1ra/DXSvht8HrfUtW1rwr/AMJD8ZG03xVA1h8MNPYz&#10;LEL2eVUMtxI8MgW2RPMAjdnCKNxL8wzqv2Qv+Cdl5+xP8a9Q8afB/wAdLrfhnxeZI9f07xjptqdV&#10;0O0QTTWlrp97axI0lukzlTBOG4cyCTepEm5+1x4mX9oLxNJ+xT8LvD3hzWPEEultq+s69qXiJIl8&#10;GvFJGbO6WK3kN39u810lhCeUqhCzSqCqtY+FH7Qsf/BRD9lBvHHwH+J2rfC+bxVqmoReCfEtvDZX&#10;l5c2en6kYvt8NvcI8csE6wjKsmVScYKkqw27D4e/sofssXVj8cPjRP8AC/QfHupQfZNe+Jt7pOn6&#10;Hda7eyRxC4kMjMDmUwq5iEjAYA5xmqJPn3wV+zv/AMFT7/xsv7PH7TX7fHjh9Hu9KefRfih8KvB+&#10;gWMdx5RQSWOoC5s55rS6YMXjmiPlyAHlHXY/vMH/AAT4+Clp4cayh8d/FD+1vJ48VyfFfWn1ITAf&#10;6/cbnyt275tnl+Vnjy9vy16fpvxk+EOseKovBGjfFTw3da5Np4vodHtdcgkumtWUMtwsQbf5RGGD&#10;gEYwc966GyvLPUrOO9sLqO4gmQNHNDIGR1I4II4IIpID5y/Zc/bo+E174C+Hvw4+N3x/8PTfETxR&#10;p5NhatcJHcalB9qlgs55kj/dwT3EaxsYztzM0iRj5So+kwc15q/7HP7KieFfGHgux/Z58H2em/EC&#10;4afxpb6foMNv/bExJPnTtEqs8gYlhJncrHcpDc1538Lf2j5/2bvEi/svftbeIbmyure6jtvAHxE1&#10;eOQ6f4qsZX220c91t8uDUoyVhlildTMwEse7zCqMD6OooFFABRRRQAUUbf1ppBxhaAHUU0Iw5Bo2&#10;k/eNADqKbsNFAH4QL4WfP+k6gv4VR1U3kTtabmkQfdYjt+FdDLdaUH2hldj2XmmvafaH3QweWv8A&#10;00r+f6cYx2P0g5q1sJrp9pjZf9qtyz02eC3WNELcdfWr0el26jLyMf5VN5kEK7RKOP7zVp7SMdgv&#10;ci0Wyg+2+ZqI2xrz9aTVo7dLnda3HmKx+VduNtSs5blqr3Ec1xLmOAfd6LXi5tGVWnzanVhZWlYh&#10;zUlnYXOoy+Varubr6URw3CtlrVm/4Ca6TTI4LK0VooFjZhlq8GFLmPQlNRMY+F9XUcQr/wB9Utv4&#10;Z1E3H7/5F/vBq2J9bgibb8zVVm14/wAEX45rsjhJOzSOWWIijWW4EUSxb/ujGav6dYebAt5e7lUt&#10;+7VR973rkP8AhILtZMqVLZwF2g112g6p4jvomTW7eOOLZ+6GzB+tdDw8qcbuxhKvzfCa15dW9wq+&#10;VbbSqgfe61XXgdKBkDBornuZBR74ooyB1NAEct7cBtoBqE6rIG2s1TO6D70uKy9ZFpbxeet3uk3f&#10;d3V2UanNLlZlOPVGpDqx/wCelXINWP8Aerj4dUOeXq1b6qc4DV1ez5jNNnXfbFvLdrZ2+WRCrc+v&#10;FfOHx7/Zzt/Bejz+NtJ1/dCsn723uFLMdx4Cke/rXudjqZbaN1XLy2stdsG07VbKK6gk+/DMoKn8&#10;62weJrYGspQ26ilGNSNmfDayg8GnqVYcGvoX9oP4C6fceF11T4deBIUvLdt1wtnjc8eOgGR/KvnA&#10;XDW7ssilWUkMrZyD6GvsMPi6ePpc8NPI5P4crMt4GMCg56Vn3GsvFwsVZeoeLruIHyolH1FbewqS&#10;H7Smi14m1iPTbZntr7bKv8FcPrfiK7v333c+7HQelGualcXlxJczsCzdcVg3s5Lcmu6nTjTRy1Kv&#10;MGoaykIZ3mCjPU1y+t689xN/otwyr3961b/Tp9YX7JHIseWzuZSa9N+En7D3ib4maPD4lm1uK1sp&#10;WIV5idxx32D/ABqpNJGcYSnseDyXTM3zPuY/w9TVuy0HWL9Q8dt5S/3pOM/hX2Bpv7Afw58Lwfav&#10;Efj1o41HzNHbxwjP+8xNb2j6T+yl4NtxpFvoEeqTR8SXL2bTNI3ruxj8uKx9or6HRHDPqfJnhn4P&#10;+ItSgWeLw9fX24/K1vbuV/lzXbeGP2efiTq9+ulad4FuoX675ovLUfia+qfBHiT4seM70eHvgz8C&#10;5ru1Vttv5Ns+AvuFUAfnXsvgD/gn1/wUN+Id7/aU+j6doNvNysd9Ig2L9BuY/jW1OniK3wxbCX1e&#10;n8Ukj4x8L/sbeN31K3Pi26s7Oz8z/SNtwC+327V6xoPwA+Cfgi4h1GytptQvrWTzLZRIZXdh0AVe&#10;vPtX3l8HP+CKuvap4kh8R/tKfEePV7eFf+QTpcbxozf7Tnt9BX198Lf2KvgF8JLeODwd8ONMsyn/&#10;AC2S2Uuffcea9LD5Li6yvN8qOOtmmFo6QVz8u/B37K/7UPx+06GHwl4IuvDNjNIp/tDUPkkMf+ym&#10;M/nXvXwo/wCCKWkX5S/+L3izUNYlY7pI5JiqZ+gr9GLDwzpGnIEtbONcei1eSCOP7q17OHyXB0d1&#10;f1PLrZpiau2nofPvwa/4J1/s8/CBI28PeALGOVcfvmhDMfxOTXt2h+DtB0CFYNP06ONVHyhFxitb&#10;p0or06dKnTjaMUjz5VKk9ZNgqhRgCiiitCQooooAKKKKACiiigAooooAKKKKACiiigAooooAKKKK&#10;ACiiigAooooAKKKKACiiigAooooAKKKKrlYBRRRRysAoooo5WAUUUUcrAKKKKOVgFFFFHKwCiiij&#10;lYBRRRRygFFFFHKAUUUUcoBRRRRygFFFBz2o5QCimhmPQUbmxkijlAdRTSzAZxRvY9qdgHUU3c2c&#10;Yo3mmA6im7zRvNAAz7TivNPjx+2N+zV+zR4C/wCFl/Gj4t6ZpejtqUenR3EIkvHlvHDlLdIrdZJH&#10;kby3CqFJJGByQD6S2WPJ/Kvm/wAZ/wDBID/gmD4/1648T+Jv2Gvh22oXV01zcXlnoCWkjzM25pMw&#10;bPmLEnPXJoGjyj9i/wDZY8V/tmeB7H9rf9r7x38SpLXxF8Trrxv4O+EniLWWGm6RYxXBOkQ3VnLG&#10;WEkQjW5EasFV3TcGMYI9a+O3/BWD9gv9nrxXD8P/ABn8d7PUvELX62tzoPhO0m1e7sSZ/IZ7iO0V&#10;zAqPlTuw2eFDNgGfSv8Agld+xD4fhW38MfDXXtHjXhYtG+I2vWiAegWK+UD8v8Kz9J/4I8/8E2dH&#10;8T33jWP9lfSLrWNVk8zVtW1TVL+8ub5vWaSe4dpT/vk1Oo7+Zg6j+1N8Q/2ufhBqXhXXP+Cbfi7T&#10;fBvibS5LTWIfjV4g07w3Dd28qENGYUmuLnaR1JiTAPGa+Lde/wCCU/7OWrfAz4gaJ8SP+Cm+m+A/&#10;iP8AEApDNpfh/wAfQ6xo2iaXa3qXWkaUiXv+lSrZPChjuVeGUMzbdqYjH6QeHv8AgnR+wJ4Vvl1X&#10;Q/2KfhTFeLj/AE+TwDp8lwcdP3rxF+v+1XqegeCvB3hSyXTfC3hTTdMt15W30+xjhRfcKigCjl5t&#10;wufC3/BK79qz4f8A7P37IWn/ALKXiL4H+LrLVPhPct4bhfwD4H1zXtN8VqirJ/bFhcRW0mIbh3kd&#10;llceU+9ScBSWf8FTdT+PP/BQn9gv4g/sufBX/gnH8TtV1rxVp9vFoeoeNF0HR7KzuEuYpBdN9r1N&#10;bhHjCsy4i3ZwvAJNffojAXaOlO59aOUOY+U/2MdK/wCChfwU/ZF+FvwP8V/s4+AU1TwX8PdH0DUL&#10;i++KUxeaWzs4rYykQ6bKo3eXuwHYDd1NeqQ+NP200Xdd/AH4fsfS3+JV1+m7SxXrFFUSfN/xz0v4&#10;8fEoeHtY8XfsjXVxq3g/VptX8Kap4M8eadcTadqElhdWIuETUUtY5GWK8mIVztLBScgYr8wvht/w&#10;T9+K/wAP/wDgvcv7a37SX7F3jyz+EsNnDqen6o/g2z1BYfEUekWsLX09n4fe8jR5L2Ka4MiDHmOr&#10;sQRmv3LKk9W/SjYO38qmUVIpSaPk678M/wDBGO+8W6v8R/FXwo+CNjrWtRyHXNQ8WeCbKyuJw3Mp&#10;lW8gRsueXJGWx82cCvz8/wCCFv7Cv/BM39pHUP2hPjV47+DfgfU/Dt18c7y0+FsOqXCRyabptoTJ&#10;G9jIrpLEhNwuGQgHy17oMftlLa28/wDr4lf/AH1B/nXmnxH/AGJ/2OPjFLJP8Wf2UPht4mkkbc02&#10;v+B7C7k3eu6WItn3zn9aOUOZnwF/wXg/Y08E/DT/AIJhePPj14P+MnjjUtW8N6Pa2F0+ra0mpQ+I&#10;9FbXEuINK1EyoXuoLWS5kaCXeLiIZzKwLBvJdB/Yk8ffsuf8E67D9pH9jz9hfSLj4geJ/Bml6nef&#10;E7wH8TNT024ktNSit7rUGutP0gW8zW8ErHZY2TSLsgjZQWXYf0N8S/8ABGr/AIJa+LNJm0LVP2Gf&#10;h9DZ3DKZ4NL0UWKuQcjP2cpnBA61b0n/AIJGf8E3fD0Vsnhn9kjwvpMlnGqWt3o6z2lxEo6BZoZF&#10;kGO3zUcvvXDmPln9pzXf2/8A47fAj9mL9sjwR8Qvh34hHgXxfYeJvFnhj4Yafe3dzq7RxX1pe3Fh&#10;PPMLiaH7LclJLH7OZ0LzEvKVCV9+fs1/Gm4/aD+BHhf403nw317wfN4j0pLybwx4os/Iv9NYkgwz&#10;J2II49QQe9eLW/8AwRo/4JyQ3VpfXHwCuLqbTdUm1HSJLzxnrEzabdSyebJLblrsmF2kLOWTBLMW&#10;JJJz3fhf9hH4H+B7JtM8GeJPiVpdq0ryi1tPjF4jEauxJYhTfEck56cnmhcyBns3mEjIagSFujV5&#10;nZfs46l4ftGtvCX7RnxIse6Nda1baoV9s6jbzkj6nNc/Z6Z+3r8PtYuJbnxP8O/idozN/odtcaZc&#10;+G9Vtxn+OdXvLe6PsIbYe9USe2hyRkGjc3rXjF3+1x4g8Gny/i7+yj8UtDVfvX2i+H08R27e6jSJ&#10;Li4x/vwIe+MUlv8A8FAP2XH41Pxb4g0du6+JPh9rellfqLuzjx+PSgD2jc3rRub1ryy2/ba/ZHuY&#10;RN/w0b4Ph3fw3WtxQsPqshDD8quab+19+ypq8y22mftKeA5pHOFjTxZabj7AeZQB6Pub1o3N61S0&#10;bxBoniKzXUvD+r2t9av9y4s7hZY2+jKSP1qn418f+CPht4duPGHxD8Xaboek2oButS1e+S3giycD&#10;dJIQoz7kUAbBcgZJoEhJwD14FeK2X/BRP9iHU9UXSbD9pvwnLvfYt8mpD7GW7D7V/qMntl+TXjmq&#10;ah+0b+2z+0P4e8R+Erjxp4O+CFja+ILG48WeCviRZWo1O4t7pYbe7MaxtM8bmC6RUG5Nksc3mKy7&#10;CMD2j4v/ALe/7NHwb8VXHgLWvFura54gs5EXUdB8EeFb/XruwUgHdcx6fBN9mAU7v3pQkZwGyBWF&#10;4l/4Kc/slp4Qj1X4R/EeD4i69qMgtvD/AIQ8Eq15qGo3jHakGxFP2b5uHkn2RxDJcqAa+bf2fdZ+&#10;I/h7w/qXwF+Ff7Ufhv4VQ2HiK88Q/E6y1nSo5tU8D6DIWFtAt3OHt7nVrljHPeXV5NPJFJc7jFhk&#10;B+5/g14Lv/AvgGx0HU/ipq3jSRN8kPibXI7QXdzE7F49zWcMMTYUqAyxruABPOTSTA8qi8Z/8FNt&#10;CtJvFWt/BL4R69DIvmQ+E9E8YX9nfWoxkxfbLi2aC5k7ZKW6E9wOazfB/if/AIKnQ6tdfETxf8Mf&#10;hZdaVqy7NP8AhoniK4ttQ8PgEBXl1VYpYb53BJkjWCNUO0JJLgl/R/jL4R+PfiX4meErz4Z+NBpP&#10;hrStL1e6160ieNDqWpgWo02CXcjN9l5vGlWMq5Kxc4yp8C/4J8WP7WPx08GaJ8VPG37U/ib/AIQ3&#10;S9UuBZxyaTZjUPGl5DdSx313dNPbn7JprzpJHa2cKRzpAiM8xZ1Cu4Hqf7MHwE+Mem/Fzxp+01+1&#10;Vb+Ebjxv4huE0/wxD4ZM1xD4b8PRKDHYRz3Cq7PJMZJp3RI1lfy/kAjQL7rPMYlMrSBVVfmLHA+v&#10;t/8AXqHUNV07SbVr3Vb+G1hXlpbiUIo+pPFed/Ff4qfs0eLfBWs/DHx/8c/DNja+ItJudMu1j8WW&#10;9vceTPE0TmNvM3K+1zhhyDzQBn/snfE3x9+0H8BG8R/G/wAIxabqt9qeqWd/oqaHcWtslqLmVIER&#10;rhmF4jW3ln7TE3kzbmZAoOxeD+Jvhr4efHHxfof7E/w00Jbjw78JNa0PUfiBpOoWvmaNJpyWzm10&#10;WZ3Zmlnw9rfCIo8ey2jErJ5qbtjwX+1L+yx8B/hroHwm0v4zaj43m8O6Pb6bFJ4V8M3WvX06RIEQ&#10;yQ6LaS7WIVfuxqOAQMVzfwj+OHiezHjj4y6L+wZ41sfF3iy4iuLy1sVngh1d7W3W2tZpm1KG0e3k&#10;MKRxnEDEIi5L7QKAPpu1t7LSbSPTbCGG2ht4VSC3jUJHFGgwAFGMKMAYHQcDHFfz4f8ABRn9vf8A&#10;bQ8X6zpPgn9qnwZ8IPjt8F/CH7QmjalpPxW8BSWwmsAl150WmXH78w2bzWpMRNzEEdC/7yTAdfvm&#10;7+HHwhv/AAvc63+2V+z/APtNeIPiZq0moHUfHvhXwzr9xdaVaXc0r/2Xp0+nSubaySF1gMaKqTeW&#10;ZHTe3y97+0L4j/ZA/bC/Yi8SfsQP8CPjX4b8L6p4Wj0fTV/4Z18TqNKNuqGzljVrDa5hkiiYLnJ2&#10;YyM5Ey5pbFRPSr3x/wD8FSNJYeLtK+DHwv8AE1j4imWHTPCtp4gmsp/Casw2XV7fuzx6nF5fzSLb&#10;QxOrbVjEylnr8z/+Cqn7J/7VfwU/a70X4g/tNftCeH7z4U/tWeIPDvhT47ahoPhR9M03SIrC+tpL&#10;W3DvcTSRrJBDs+0O+5tsqnaCuPq7/gkN+2R+194N/ZY0z9l39pz9h7426h44+HpbQ9D8QN4Jm0+w&#10;8TaXCdtrdfatUNtHbsIgiMkrhyEVgCzMi+rft7/CH9rb9ur9ivx1+zZrP7KfhPT38V6Rt01dS+JC&#10;3DWd3FNHPaySxrY+Wds0UZZVlPAIDGpaUkrh9rQs/tZfDL4F/sH/ALIS/HH4efGfX/hvb/B/QSvh&#10;C8l1q81azNrkLDo8thNcBb63kJSGOEMkifu/JkiKAj89P2JP2M/+CkH/AAUB/wCCbOt6P8KNF8J/&#10;s5aV8Ydc1jxL8QPGvlzPrHxHmvZpZo0SGNVOnaZtlMSgyOzoTtUISZej/a8/Yr/4Kl/FX/gmF+zz&#10;+wV4w/Zq1q8uvh34v00eP/Feg+KtPurSXRrESwQPHGlz9smcQSLmMQk5jGMkiv010n9sn4WeHNJh&#10;0tPgp8XdNsbCFLeNYfgjr7RwxoNqqscFm7bQBxtUgCjd6lfDsfNfwC+D3iH/AIJaeAvDHxD+MP7O&#10;nhy80HwloeleGNb+J8vxUl1bVdA0qSa3ti0VvNptrBbafE5ilnW3MQEaNIUkZDn7a1Xwh8I/jNpO&#10;keKPEXhPw74ps1hF3oV/fadBeoqTID5sLuGADoV+ZfvD1Feb+Lf2uv2JPiL4L1TwJ8WPH2mw6HrW&#10;mTWWs6T450a60yG4tZUKSxTJfwxYRlYgqwHBIryfwd+zN/wT9+IOhSj4FftZeIdY1C30/wAnwm2k&#10;/tGapdrocixBITZxC/aOIKEQbdjKVXDBhnNXtsZncfDD/gl9+yx8MPibqHxL8M/DHw/pdwPiG3in&#10;w/D4d0G3sRp3m6Sun3FkWRSz28rNczvECqFp8beDn0j4AfsqfB/9l6XWNO+BOiS+HfD+sSRTL4O0&#10;+Ypo+mzq0jSTWdt921aYyDzFjwjGNGCq28t5T+zR+1x8T/hxo9n8GP8AgpbqHhHwV8RI4YP7P1ix&#10;vJo9F8RwGNRvhu7hUj+1iQOJbcMCOGVdjKa7L43/ALZF78Jr1Z/Bv7MnxD+JWhpprXl94i+HMGnX&#10;1tbBSd8W17yOWWUAbvLjRiQRjJyAXiB7Z5g/vVxf7RHwd0T9on4D+M/gP4jMP2Lxj4XvtHuJLi2E&#10;yRLcQPEJNhxuKFg456qMc4NeF/A/9p39pX9sOfwb8f8A4DeFL3wb4DjuIT4i8J/EbQo1bxLo94sc&#10;sGr6bqVpPKqSQxbmNu6ncxaOTyWAYegeB/HemfA/xN42tPjh+1j4V1HRdU8TPqPg+HXNWtrW90e2&#10;liUy6fIxZVmijmDtE2AwjkWNtxjDF3QHA+Ef2mf23vgx4C0nQfjv+wX4q8RHw9p9taeKfGngbxVp&#10;mpR6hsURyX1pYmZb6bcR5rRGISDcwUSHAPuHwO/aH+EX7ROiXmu/CTxVJfLpl59j1axvdOuLG+06&#10;42q4hubS6jjnt3KOjBZEUsrKwyCCfFv2qv8AgoH8Kvh/4d0+XwPfaD480C+vfsPjRfCvjwQ61pVp&#10;MUiF1ZwQIz3bIz7nVJYpEVdyF2G2viz4ffHf9p/Q/jt4p8ZeHv2lPFGmazdfDe006+1a3/Z11TxV&#10;aeILrTdY1SK3mmFnHF517NpstnIrpIiJvZJFbaAqvbYD9chJkZDUbj61+fvwA/bP/wCCsmu/DW18&#10;SS/smzfELUry3t5V8P8AiTwLdfD3U9OZnXzopJb66ubS5KpuKtGYQ2O5OK+ztS8c/FxNJt9R0X4I&#10;maaaEPLYXniS3hlgY9UYoJEJHqrMPemmB2m4+tG4+teVH4s/tOrcmI/snQtH2mTx9aHP4GMGt/Rf&#10;HfxgvSo1n4GNY7v4v+EmtpQPyApgdtuPrRuPrWFLr/jVYi0PgMM/91tVjA/PB/QGoPDPiT4jalqf&#10;2bxN8OLfS7XB/wBKTXFnPt8ojXr9aAOk3H1ooBJHNFAH4HwJdI/mQI+4dMVeR/Ek52q0g/StYMi9&#10;EX/gNOiuI5JPJWQbq/nf2dt2fpHMuhktpOvTcz3GP+2lOi8NXXmrJPd/l3rdMKKnFwrH0FJ5YIwa&#10;55VqNOVtTSMZMiUOo8tRu4x1qW3imhnEzPt289acp2DCqKhu7kocbqFiY1NEZ8sou7LU2pvz+8/W&#10;oZNZl27fM4rLuL0gn5qpzX+D1/8AHqI0YdEEqku5qy6gPX9arSagM8GsmXUAf4/1qu+oAON5+XPP&#10;NbxpmfMdx4K0tNWvvtxn3LA2WTYea7pduMqK4/4b6paTWMkGkWL43fvDIep9fpXYJuPLqAfavKxX&#10;8TU0haw6iiiuU0CjAPUUUUARyW0E3+tiVvrUUmkabKux7RP++as5HTNMmmSKJpWPCrnNClJbAQLp&#10;OnRH5bdP++aqzeHrNy0iOUbt7VzWu+LbnULjbYs0SqSCQ33qgg1TUCBm7lb/AIHXoU8PiOW/MYOd&#10;O9rHW2+nW9udrX25h9BV6N0TiObP41yVlLIZNzsx/GtqwLNjk1UqEusg549Dct5Zi2Ffcv8Adz1r&#10;x79oz4Dx63oLa34I8K2dvdQyNNdfZ8B5h34A5Ne8+APAGs+N71rWwVY1QbpJJAcfhXs1r8APAb6c&#10;kGoaZJLJsxM3nEbj3/CurAyq4WopwfqRW5ZaM/H++WSJmilBV0Yqyt1BBxisPUkJGDX2J+3F+wfr&#10;XgHxBN4/+Dvhya70W8YyXmn2cJZrRu7Y5JBPNfJ2qaTd21wbe8s5oZF4aOaIqw/A4NfeYfEU8RBS&#10;izzZR6HH31uzFsL3qk2j3Fw2I4ia9q+C/wCyl8YP2gNej0T4deC7q63/AHrloSkKe5Y8flX3/wDs&#10;wf8ABAu3v7SLWf2gvGEg3YP9m6Phf++nI6/QfjXqUMLiMQ7Qic1WtRo/Ez83vgD4DsbrxPHdaj4L&#10;n1jYmEs4UJzIenGDkV9kfDf9iP8AbS+OUEdv4U8FnwvpOB5bSr5GF7eh6egr9Rv2f/2Av2Zv2dbF&#10;YPAHw4s45uDJeXS+dM5/3mr2ez0y0tY/KgtkUDj5VHFepRyBS1rS+SOSecSjG1OPzPzc+Fn/AAQ2&#10;1LVhBe/HT4rXV/0aWxtWJX/vpjX0Z8Nv+CTP7Ivw/dLj/hXMN9Kpzv1GQy5P0PFfUKoq9Fpa9all&#10;uDo7R+88+pjsVV3kcr4O+Dvw78B2Sab4V8K2NjCnAjtbZUH6CukhsraH5UiUVNRXbGMY/CrehySl&#10;KWr19RAqqOBSjpRRTEFFFFABRRRRZgFFFFABRRRQAUUUUAFFFFABRRRVcoBRQWx1pu8UcoDqKQuB&#10;2pN4o5QHUU3eKN4o5QHUU3eKN4o5QHUU3eKN4o5QHUU3eKN4o5QHUU3eKN4o5QHUU3eKN4p2AcSR&#10;0FN3kdVoLg9KTcO4pgL5ntRvJ6LRvGMYoDAHpQAbyOq0eZ7UFx/dprHPRaAHeZ7UeZ7U2jjvQA7z&#10;PajzPam0UAO8z2o8z2ptFADvM9qPM9qbRQA7zPajzPam0UAO8z2o8z2ptFADvM9qPM9qbSFgoyRQ&#10;A/zPagy46isvWfFGi6HCbjUdQijVf77Yrz3xF+1l8LNBuGtpdcjYr97a2azqVadGPNNpI0p0a1aX&#10;LCLb8j1bzR/k0nnLXhtx+3T8IrZtoe7l46xwnB/M1FF+3h8KJV3Pb36f9sc/1rgec5XGVnVR6SyP&#10;NpRuqL+49480UGUDqK8d0r9tH4NajF5kmvtbY423EJBP6V0OmftH/CXWkX7B4zs2ZhwrThSfzreG&#10;YYGp8NSP3o56mW5hS+KlJfJnoPmj0o357Vwb/G7wqbxLWDUI28xsKUkBFdjpl/Hf2q3ERyrcg11R&#10;lGSujjlFxlZlvfnqtG8f3abRVEgCc5oz7UUUAGQOSKM+1FFAATntRRRQAUUUUAFFJuFKDnpQAUUU&#10;fhQAUUm8UuaACimh1PFLuH+e9AC0Um8Z4/SgOp70ALRSbx/kUu4df50AFFFFAAeRg0bR6UUUAJtX&#10;utBVT1WlooAjltbaf/X26P8A76g1nan4F8E61A1rrHg7S7qOT78dxp8bq31BWtWgnHJoA8X8T/sB&#10;/sval4j/AOE88C+AW+H/AIm/6GX4a3kmg3kvp5/2MpHdr/sXCSr/ALNec/Gz9hT9o74jfFT4b/ER&#10;P2q9F8T6X8MtYutW0vwx8Rvh6l2L6+ltHt455p7C4tVLwK7tCfs7FWYkknBH1Y8gjG8nGOdx7V8E&#10;ftX/APBw5+xb+y7qHijw3p3h7xR421zwX8Rl8JeINE8N2IMsD/Y/Oa9VmO02yTlbVjkMZSSisAMm&#10;nUZ7vrfw1/4KJeLLeTw9J8Z/gfoOk3EbR3UUfwo1PVZJIyMFQJdXhi5H95HHsa4v49fsA/tLfEL4&#10;PaB8M/h9+2u1jFpev6Zc6l4c1TwDp8fh3ULC0nWf7B9ksFtriKJnjiyouSpRWRgyscebfDT/AIOQ&#10;f+CaPj343X3wY1H4qro9vPqmn2/g3xVeQzxadrdvc24d7uSaeKJbBIZfNicXBUkIrgncVX6/+AP7&#10;SPwu/aN8Hr40+Hmv280EmpajZw2/2yF5H+x3ktq8q+W7Bo2eIsrA4KMp4yanRiseL6B+xB+0Jp/w&#10;41X4Wax8T/gjfaFr/iS51/WNF1L4G6hqFvcX8999veV/tfiFzI32nbKrOCFaNNqqEUD06x+En7UV&#10;wqp4m/a3hhXow8MfD20te3b7VJd/1r1oEHkUU0rAeVyfs9/EG9wdT/a6+JEnZvJj0eAn/v3p4x+F&#10;ZN9+xB4B19fK8YfGP4valG3+sgX4uaxYRyeoKWE9upB9MYr2qimB4Xa/8Ezf2CFvV1PXf2WPCniK&#10;6TlbrxlZtrkw99+oNM2ffNel+EPgb8FPh9bLZeAvg/4X0OFVCrDpHh+2tlAHbEaAV1JOKTcM4z+t&#10;ADYLe3tUEdtAkajosagAU7CDnArgPi7+0r8MPhBdW/hrUry61nxRqDBNJ8F+G4PtmrXzH+JYFOY4&#10;hkbp5SkMYILyKK5LR/DX7YHxm1KbWvH/AI0tfhX4eb5bDwz4Vjt9R1qRf+el3fzo9vCxH/LGCFyn&#10;/Py54AB3/wAZfjl8J/2f/B1x47+Lnja10fT4I2aMSMz3F04GRFbwxhpbiZuixxo7sxAVSSBXmPhz&#10;4lfto/tBaNb614E+Fmj/AAj0G+VZrPU/iFDJqeuSwHkE6TbvDHZuRyPOundDgPCGBSu3+Gn7KvwR&#10;+FmuN4y0TwjJqfiSTibxZ4o1KfVtWcHkp9su3kmSPPSJGWNeyjAr0UcDGP0oA8euP2V/Euvnf43/&#10;AGs/ipqEjfe+wa1aaUik9dosbWJsdeCx+prMm/YL+H95N5t/8e/jlJ/sR/HDXoF6+kVyn6EV7pRk&#10;Zx/SiwHisf7BnwIkAOp+JfipfHv/AGh8ePFk4/JtTI/QU1/+CeX7I9yuzUvh5qd+vcap421e6z9f&#10;Ou2zXtQcE4waXeKAPEYf+Cav/BP3zPP1L9jj4d6q+Mb9e8LW+on87pZKsx/8E5v+Ce8MP2eH9hL4&#10;NpGVx5a/DHSQuPp9nr2Tep6c/SnUaAfPniv/AIJY/sKeLtGuvDF38FJ9P0e8haK60Hw54v1fSdPm&#10;jYYKNaWV3FCVIJGNmOTWN8KP+CQf7BvwQt20f4X/AA28RaTo7SSP/wAI3b/EfXf7M3vgO/2U3pjL&#10;EAZLKc4HoK+nKKAPFtN/4JzfsJaZ4dg8IR/sn+B7jSbZNlvpmoaDFdW8a5zgRzBlAySenU10/wAN&#10;v2Sf2Vfg3O9z8Iv2Z/h/4WkkGJJPDvg2xsmf6mGJc/jXoVFAEdvZ2touy1t0jH/TNdv8qkKg9RRR&#10;QAbVJyR160mxd27bz60tFAAFUdqTav8AdpaKADA9KTYv936+9LRQAAYGAKKTd7GigD8Hv7YjHI3V&#10;G+vSA5jhC+9ZYuIT1b/x6rVlJBLNtcqvvnOa/nqUa1tT9G5oHRaLObqHz5Dtb+7V76VV05EWHCRn&#10;8e9WsYrysTUjOehvFaahzUU9pFcHL1LnHWk8xP7wrmi5R1RWnUzrrQkn4hmK+5qs/hNnHzX/AP47&#10;TPFOp3tjIotrzarD7vGRXOz63qD5LX0n/fRr0aNPESinzGEpU07WOgfwYDz/AGl/47/9esa60TUV&#10;vWtbWFp9rfeReDVSK91a9mW1truVmb+ESGu4+Gfh7Ura4NzfWrtufL85Aro/eUU5TdzN8stEjrPA&#10;Wj2unaBCgt9k2z97u6k10FNVQBhV/Sl+bvivDnJzk2zePuxsLSE+/wCdI2OuT+dQ3FvBLzLIy/8A&#10;bTFJDJ93uKp33iHSNNk8q+vVjb+61Z3iNtN07T5Ga/mDMuE2zHr+dcLI1xdP5k7Mzerc114fC+21&#10;bsY1KvLsddrvxBW0uRHpSRzLj5m9KwtS8Ua1rJ2TT7I/7kdUYbN2OdrH8Kt2+mTsciJq9CnQo046&#10;GEqkpEMMBPG2r9rbseMVZstElY/vP5VqWOkxoR8mfrVSkJMr2Fm5Zcivcvgv8L/C+oaeurXhjvJQ&#10;eY+oT2IrzCy0iVIlnMDbf72K9D+CGpXWk+I/s9tBJJ9oUKyA/KOetZwqR57D1PcNG0ew0+LZZWcc&#10;YHZEArYhTK9Kq2UZCDcOe4q9CBniuiRBDc2CzId65XurdK8D/at/Z1+HHxG0Vtc/sVTrFjteCS1s&#10;S8kmP4DgcivoyKEuvI/CpP7OR+Gi6+1bYXEPDVlNdBVKftINGL+wb4P0Cy8KWqQ6bHAyKN0fkhdr&#10;dwRX19YW0MUCiLGFAxivl2y8X2Xws8nURbLFbtMEZlwMEn0r3nwJ8SdK8RafHNFcr8yA/pX7JkeY&#10;0swwftIK3Sx8hjcPUoVmpO51bbi1WIxhahgeKdQ4fqM1OCoGAa9nU4xaKNw9aNw9ad2AUUbh60bh&#10;60e8AUUbh60bl9aeoBRRuHrRuHrTuAUUhdR1NNM6DoaVwH0VD9oHc0vnj+9SkBLRUazZPWneZ7VI&#10;DqKM56UUAFFFIWA5qogLRTd4o3in1AdTSRk5o3ijeKYBuB4K0mV/u0jbDTgyrQA047CinEoeSKae&#10;vFABRkY6UUUAFFFFABRRRQAUUUUAFFFFABRRRQAUUUUAFFFFABRRRQAUUUUAFFFFABRRRQAUUUUA&#10;FBOKQuqjJNcl8SPijovgXTJLq9ukDKvA3c0m1FXY4pydkbmu+JtM8P2bXuoXSIiDLbmr58+MH7al&#10;jpM0mk+EV8+QHHmZ4FeR/G/9o3xH8QL+Sw0+9aO1ViP3Z6ivLmZ5GyzFi36mvj814ohRk6WG959+&#10;3+Z9tkvCNTFRVXFXjHt1/wCAdH8RPjz4t8TM1x4k8RNBEzcRrIRn6Dv+Fc1bST37K0KOxk5Xdks3&#10;4V2Xw3/Zj8ZfFHVY9UtNBaOMgAXd0h2qP9kV9SfCv9jzwf4PtY59Yh+1XWMvJIvevIw+V5pnVT2l&#10;eTjHu/8AI9zFZvk+Q0+TDRUpeX6s+S9D+GfjTXDmw0O4Zf8Arn1rqNP/AGafiTfoGGhSfN/z0OK+&#10;5NL8GeHdJRY7LSokwOvlitCOytYhhLdR/wABFfS4fhfLaMfejzPzPlMVxbm2Il7slFeR8OQ/slfE&#10;6Tl9FXH+zJ/9alvP2TPiDbrvjspI2x937wr7l8mPGBEPypDBGR80SmuifD2V1I25Lehy0+Js4jK7&#10;qX9VdHwrpnwJ/aD8NXkd54d0u4m2t8vkybvzVq+xvg/B4ri8AaanjW3WHUhCPtMa44P4V0S2lvGc&#10;rEBUgUDhRW2X5XTy+bdOTafR62McxzitmVOMakI3XVK1x1FFFeqeOFFFFABQTgZoooA4/wCJXxS8&#10;QfD+eGPSfgt4q8URzJuaTw2tk3lH+6wuLmE5+ma4q7/al+KKv5emfsM/Fa5PYtNoMIH1MmqDA9+l&#10;ey4Gc0YGMYoA8HuPjh+3jrspTwP+wx4fsI2P7ubx18XorJgPUpp9jfn8AfxqMXn/AAU/1T5m0T4D&#10;aHu/hGpa1qu3/gXk2m78h/h73tXrijavpS1A8Ij8Pf8ABTCfmf4w/Au3Gc4j+HOsS/hk6wv54FWJ&#10;NH/4KQWcPmxfEj4I6g3aNvA+sWan/gX9pTY/I17hgHqKNop2YXR4C/in/gqHo0gLfBX4EeII8c+V&#10;8StZ0l2+ito90P8Ax6lh+In/AAUz1adLQfsq/BfRI2YB766+NmqX2wdyIU8PRb8ehkUe4r3zYM5o&#10;C46GgVzxKL4dft938v8AaF/+1P8ADewL8/2fp3whupoYv9nzJdYDPj+9hM+g6VDqvgD/AIKN28LH&#10;QP2ovhHdN/CuofBvUYcf8CTXW/8AQa9z2ik2CgOY+dx4P/4KqyXG2X48fAiKM8bo/hnq7sPcA6sM&#10;/nXQ6T8Mv25rm2Efi/8Aaz8ExM33z4c+EUluy/7rXOqTjPuU/CvaCo7muL+Pfxz8Gfs4/D2b4r/E&#10;a11P+wbG6gTVr/TbBrgaZbyOFe9uFXlLaEHfLIARHGGYjAJByjueeal+zV4g8Ya5/wAIt8Q/27/i&#10;ZfajHaC7/sfQtX0zRJEgLFBLtsLSOcpuBXczkZGOtUvHXg/VvgZYaPp2rft7/EbS7LWNY/svTbjW&#10;tJ0nU1iuTDLMI5bmTTmaMFIXAeeTltqhtzhT4x+1Z+15o/jL4ieB/EX7O3h/SPiFYeK4/FvgLxR4&#10;L0S6k07xhq4inigeXTrxFRrSztZoZZZrpriGMLLG6l5DFjzvwF8K/wBuTS/DWqfDb44a0nhuz2+H&#10;PFNv4u+FPh+TxNea7c297bQLNNqmoSJZrfWwitTOBa5uYUkmVXIdVm9tg9T2Cz/bK8CyeFZvH9l/&#10;wVG8N2vhmTzP7C8U+ItG0S5sdbjhVBcPam0midjDK5ikjYJIGic7CgDnlLf/AIKGfGbWfFUHgb9n&#10;/wDaR8D/ABG8RTeKNN09tJ1z4S6holmmm3SSzf2y1+NRZf7PMVvMIrqOKWOabyYV5mVh45+1t/wT&#10;C0z4I/s1eILHwn+15P8AEXXvFPiqa10DwP4q0HwzNDqr32tRarc6fa28othLODFPOsKTRjc1wY0j&#10;8xgfin9pn4V/BnwDe+IvHf7UPwWvNO+MGr2nw3sfh34Y1z4e/YI9S1BNGGmawkD3vkRSWUYAV2jE&#10;kcEgtpxnGTMpS6FRUT9R/gX/AMFvfB/ij483/wCzL8fPg03hvxFpFvqmoap4g8MeI4dW8P2uj2M7&#10;RHV5r2RbdY7aUj5NgmKsGicrKjIPQvDX/BY79iz4lftC2f7M/wAD/Gk3jzXtY0Wa78N6t4WWO40T&#10;V72K3luZNLi1HeLcXiwxiQo7KoEiAsGO2v5hLzw58adF8X3Pw0/Z4n8R/wDCQfEbwheaX8QPBvjD&#10;SbCa404W87K9mk0zSMNqwxqkzLa3CuGTaAQX7r4ReCvBHjn4F2do3xk8CfBfVvhrqWnXmt6Drvjq&#10;dNQ8R3sdxeW8+o2jRJNNpc8QESy2qbml2rPHEMIryqkiuVH9Inwu/wCCwH7JHxC+M3jD9nbxDca7&#10;4R8ceA7HULrxN4e8Q2EbSQpZK73Jje1lmWcJEokJjLKA6KSJG2D1rR/2z/2VdcWCOy+Pvhdby58C&#10;w+M4dJn1aOO/OgyQ+cuoG0YiYQ+XyWKfKcBsEgV/MZ4f8Q2EXjT4aRfA/wCNWs+F/it4f1jVda1T&#10;4o+D/Ft54m0mDRb3zF+1ap52yO1mS7RLa+n2R28sE0dwUlDfP6P8Sfj1+2R8DP2jvHP7S3grx/44&#10;1jTdS02Dwb4107XNatZJdL/tsgzvZ3D2jw2VhLcxyrDIIInjljeKSKMx5avaS7C5ex/TN4U8aeFf&#10;HfhrTPGfgrxDZ6rpOtafHf6TqFjMJIru1kQPHNGykh0ZGVgw4wakufE/h+xdUv8AXrKFm3FVkukU&#10;kA4zyRxkEfUGv5Xvhh8WdB1K7+FP7OY/aw+IHw9+Heha1r1pp/xi12S5Engy3dI2uNKlt7Bwk4E3&#10;kKUlPl/v1kBRLgxRegeH/wBq/wAefsU/Ffwf+zX+0DefbtN1bXPtkfij4g/BPS/FcmoWN9Lcn+0t&#10;JuZLqPzdNmuEguEgTZhbyYB2MWZz2iFyn9K/hf4ieA/G815b+CvGuj6xJpswh1KPStTiuGtZCCQk&#10;gRj5bEA8Ng8d62T8y8H8a+UP2T/DHxE8a/Byy1n9n/8Aad+Hemw3Fur3lvofwHGjvAdzqqz2L6h5&#10;kDZVgA5OcErlSK9Dn+Ev7celyrqHhr9sLw3qEix/vNO8TfC1Gt5X/wBl7S9gkiB9zJj0NWnck+Hv&#10;+DlT4veMbj9nXw98IdV8Wax8K9Euvitpcc3iqbXLWGLxJp5tZvPW1EM5nD2zSC4KTxxRsbUHzA5i&#10;Vviz9i746/saa9400T4U/Fn9jbxt4m1q68B3PiHxN8O7TwzP4oX7EtsGsItOxOkMAmg8u+n1VkM8&#10;l3eHLRAFh98/8FNf2JP+Cr/7dvhjRvh3q/w7/Zz1bwzperWl9daff6/eMbxoLlJmKLcaPJJaNLGj&#10;QNsuXUo5+Umvmv4Vf8EHvjv8MD4R8VfGT9iPQ9cvPC/g200bUfE/w4+PV83iFpYXuVe+tre9toLe&#10;RntZooRatOiI1ujRvGMocrScioyjbU+H/A/wy17V/Fnij4cfs8fFHQR8KtU+GLeNPB2m/FS+86Kw&#10;8NPexB7cwyWl832611OCDIRlQiyuCEK3b16P8EfA+r/8EYfih4B/ay1P/hC/FTfENYdN0rXG0OWD&#10;TtFD3cwa5s1iiunafy9OkEhhjJ26omFUqpbzb9ov4tftl/CD9prxKPC/7N3jb4P/AA/+KXjjVtEW&#10;z8feDrjSrGezn1Gzl/saC7ijDQwyR6bZxyrDIQpe42sEkdj9H/tE/tIfsZ/tgftWfA39jjwn+z/o&#10;fwdPhvx3a31/8S3aXQbG701re5l0xNITTZHlshfR3MN5E2YA0uwPu2E0RKe5+/8A4V1+18V+G7Hx&#10;PY2d9bw6haR3EMGpWEtrcRq6hgssMyrJE4B+ZHAZTkEZFO1/xL4f8J6Nc+I/FWuWem6fZxGW7vtQ&#10;ukhhgjAyXd3ICqADyTivC/jN+298Hf2f9Hvfhj8PdT/4TLxZ4b0uGKfR11sPFpRIWKCTWNSmdlsl&#10;dinzTM082SY45nOD80/Bzwr4s/4KM+Hvh14g/bI1O5ufEniLWn8aeEfD8lne2OgReGNN1O1eK5tr&#10;SOaNxd3AntGDX3nsIncGONWMdaXMz6S03/gpx+zJ43+JC/CD4Gy+I/iP4ifS31KG28G+HZpbWazW&#10;QRm4jvp/Ks5Yt52+ZHMyk8Ak1T8PftdftZ/GHQU8Y/s+fsVabJpLX91ZY+J3xJbw7fGe3meGVfs0&#10;GnXxAEkbgEsNwG4ZUgmS7+Pei/DPwFD8afir418XeE103VvFl1b+APEml6Yuqa9Y2Md3IbO0iRPM&#10;khjithdQeU4keJIzKzqWr1jxL8M/D3xQ8UeBfifqV1qVvc+D9Sn1XSLeGYRpI9zp89kyzrzvAiup&#10;Dtzw4U5OBT1A8H8D/th/txfGDUb/AMNfCn9nD4E6hfafaxT313a/tEX17a2aSXF3bK7GHw6BJiex&#10;u4yiuGV7d1baRXfWX7PH7QvxQ0drf9pL9qDUI4bsA3nh74U27+H7VB/zzF8JJNQOOnmRT25brtXp&#10;XsGleHtA0J5JNE0Ozs2kGJGtbVIy/wA7yc7QM/PJI3+9Ix6sc3ASOho1A534afBr4W/B3Sf7G+GP&#10;gbT9HhcD7RJaQ/vrpv8AnpPM2ZJ5CckySMzMSSSSSa6UDBzTMn1o3H1pgSUE4Gaj3H1rwv8AbN/b&#10;3+Af7H/hPV7Hx58YPB2heMT4TutV8K6J401z+zbbVZUDrFF9oZSuGlXaduXUc4xzQB7dea3pWnXN&#10;vZ6jqVrby3khS1jnuFRpmCl2CA43EKCxA6AEnA5r51+PH/BW7/gnp8B/Buta/rX7VXg7XNW0ia4t&#10;f+EN8H+IrTUtdub2Jij2kNlFIZWmDjbtYKAc5Iwcfib+2N8d/jZ/wWI+LcPx98Ral4p8K+G4fB2l&#10;xeAvAfwz8bafqlpb67O15b241K9muLJNPuCbifz1EckyQSRhht6cz8DfAvx3+GfjzwL4J/Zm1r4V&#10;6L8S/E2vXXgSw03wj460i68RAEy3ep6pqGpjT5xAZUjMcM8bCeGIgRl9xDZ+01si1E+vNU/4OVvC&#10;f7PieE/hl4U+IHib4pW+h+MNR0Lxxq/iDwtJaazNpDiJ7bUw5iVGvLMvJBNA0O2Vk3EpuBPtSf8A&#10;Byz+zL4L+FnwyurrS/GWv6lezCHx9ceIvBM2jXQ0+KCWNtYhCK1oRNdJGFjWXZ+8K7kPT4V/ZW8L&#10;fGz9g3xF458K6cmsaf8AFzQ7GG9+JHhtdL0+8E3h9FeW8tNI1bWDI1jc29mN7Qot2LuKCzmEi/Ms&#10;XqniD4z/AA6+Df7c/i6/vv27viR8OdOh8G6fe29v8btA1bxJquh2t88El9YXenX0wjFtKscLpcWr&#10;+ZFmRWB2RlBSl1HZH6C/8E4f+Cpj/tjeKptL8RWmk2+k+IdN1XxL4P1B9c09b+00yPVY7S3s760t&#10;Jp1hkKXEBSVpt058zMaFeftVX3YI71/JjN8CfBn7dXjfyf2d/jfrEniLStbudF8beItN8G3EFnrm&#10;i213KNL8VXvl3DPC0kpsYbhCsjQgx3TvIwkz/Rp/wS8/bi8AftlfBK60bwj8NPGnhLVvhfdW/hLx&#10;jofjTSmt5rPVLe1iE8COSfOEbAoWOx8jLIu5c1GV9BSj1Ppyio9x9aNx9aogkoqPcfWjcfWgCSio&#10;9x9aNx9aAJKKj3H1o3H1oAkoqPcfWjcfWgCQ4PWgADpUeSepoyR0oAc4xzRTck9aKAP59Yrkb8OW&#10;rc8MW8N/cqxt3YLyfarWleEvNuI9Quoo1jx9xu9bEuq6FpPDzwxD+6nev5zr4vnjy01qfo0aVneT&#10;LyqkS8cUhnhA5lUfjXMal8QoWV4bS33KRhZGaucn10g7pLnb7FsVy0cDUmrvQ0lVitjstb8SfY5G&#10;tYirZH3w3SueuNWnJ/4+m/76rnbzxZpED7LrVoI2/wBuYf41leJPiFpWgWsdzI7T+d/q/JIIP416&#10;dDBqPupXZzzqd2dPd37Ny0u6oraO+1KYW2n2sk0jfdWNc15rffGqRnX7Ho/y5y3mP1/KvSvhD+1h&#10;4F0HTBpOveGZbO43Z+0RlWVvqTyK6a2FxFKneEbmaqRlKzZ3Pw3+FurHVV1DxLpUkMaDKq7gZP06&#10;16lbWdvZxeTbxBVHpXlY/a++GOMrO3/fQqOb9sn4YwKTmZjt6Iua8ethMyxEleDN41KMep66Tnoa&#10;qajrml6Wdt9epGTyFPWvnvxJ+2nazqw0PTbxmDfKPlQY/M/yrT+Cvi/x/wDGTUpNT17Rgmm+YEhu&#10;I8sc55FH9k1qdP2lb3UKWKi5Wiet6h8QdLhAFijXDbugXArn9c1jVdcnWZo5Iox91OR+NenaJ4K8&#10;O6NAq2unxs3/AD0kXJP51pT6dY3MXlTWsbL/AHWUVwxxNCjP3Y3K96S1Z4rFY3ExHmFm+uavW2hZ&#10;ALLXpt54P0a6KFbZYtv/ADzGM0svhHSngWGKHyyP4h1NdCzCn2MfZyOBt9JUcLHj8KtRadt6jpXS&#10;XPheSO58q0BZf7zVMmh2Fivm6jODj+Gr+tU+W6ZPs5bGLZ6bLO+IYWb6Ctiy8PR26+fqMiqB/DSX&#10;Him1t08nTrVR/tVnNf3uqXAiDNIznCItZfvqumyK9yJ0lglzrl1Houh2vmM3AVR+te4fDfwFpnhe&#10;xinktl+2NGPMbOcGuJ+DPhXUvDlvJf6xF5c0xzGh+8Fr02xu/lGa7qOGjRjfqS5ORvwMM1ctly3F&#10;ZNrcAr1q5Fq1pCGHnIXUfd3Vs0TotzYSa2gXdPKq/wC82KtRalpWM/bo/wDvquRutWl1Mr58QXb0&#10;2mpreFiBs/8AQqyZMqvY6O8bw1dDfdpDcbTlVZd2DUCeL9Z0/VIW0VI4bVGy/Zj7Y7VlzgWQDXEy&#10;ru+6u7LH6Ctrwr4H1vxZeRwWVjIsbMC0zLwBXs5RDN44mE8LF+utvmjixVSjKFp2PRvDfx11Ge4t&#10;tKtPD0k7MwVm3E/jwK9ctnaSBXZcEjJrH8GeErLw7o8Nr9mi8xYxukEY3fnitwDHSv2DLcPjqNNv&#10;FVOdvytY+ZrTpTl7kbBRRRXpGAUU3eKHkwOKAHUKUB5NRNNjvUTzheS9AFoyRA9aa1ygHA/SqMl8&#10;oPyt+dY3iTx94a8L2r3niLxBZ2MMYy0l1cLGB+dZyqU4K8nYajJ7I6GW7T++KryX8anhq+f/AIh/&#10;8FIf2O/h20kOvfHLSJZo/vW+ny/aHz9EzXgPxQ/4Lufs+eHQ8Hw48Ea5r9wOFaZVto/zYlsfhXl4&#10;jPMrwv8AEqr77/kdEMHiam0GffX9pDu35Uf2kDxur8pYP+C/fxLOqTTT/BLR2s8/uIV1CTzBz/Ec&#10;YP5Cum0T/g4As2mVPEPwBkRP4ns9WDY/BlH868+HFmSy/wCXlvkzd5ZjI/ZP04ivV/vVZiuAf4q+&#10;Lvgl/wAFkv2WfitrVn4a1ObUvD9/eSCONdRtwY95PTepr608PeKdK162S70nUYbiKRcq8bg5r2sJ&#10;mGFxsOahNSRyVaNWjK01Y6ITrjINSCRWGRVOKTeM5qZHXsa7jK5NvFN7YoO3tTgUB6UAN4zTsp6U&#10;u5fWloAblPSk+T3p9Ncd6AG8YowvcUUUAHGKKKKACiiigAooooAKKKKACiiigAooooAKKKKACiii&#10;gAooooAKKKKACiiigAooooAKKKQZ70ALRnHWms3HFcT8ZPjR4W+E+gSahrN/GJ9uIrfcNzn6VnUq&#10;U6MXKbskaUaNTEVFTpq7ZL8V/ijo3gHRZLu6u1Vwvygt1NfFPxg+MutfEbV5C10wtt3ygHrVT40/&#10;HrVPiTrRvL+V7ez5Kwls4/KuB8G+ILLxvqkmkaOkwlWTy0+0RGPzD6jPUV8PnmdVsV+4wl2urXU/&#10;Qsh4epYP/aMdpJbJ7I1tPsrvVL6LTbG3aWeaRUjjXqzE4Ar6o+AH7E1vpCx+Kvigscl0fmj09TuW&#10;P/e9TR+yN+y6nh+aP4j+Poo2vV50+z+8sX+2T6+lfSWBW3D/AA/yRWIxcdeif6nPxJxNzSeGwkrR&#10;6tfoV9N0bTdJt1tdOso4Y1GFWNcYq0OKMH1ox719tbl0R8DzX3CijHvRj3oFzBRRj3ox70BzBRRj&#10;3ox70BzBRRj3ox70BzBRRj3ooJYUE460m33NG33NAfMXcPWjnsaMe9A4oGHPrRz60UUCuw59aOfW&#10;iigLsOfWjn1oooC7DnvRRQelAhsv+rYn05r47/a8/aF+Afw4/aCj1KH473tv4yN3pngLVvg/qEaN&#10;aeN11XM1nbwwXckMYmYGdEvo5PLU+dFIJWQRj6I/aCvPjevgqPTPgbYWq32pTvZ32uveQrN4fheG&#10;QLqMME8bQ3jwy+Wxt5HjV1DfMSAp/N/wZ/bv7Snii/8A+CivxJ+JHgu88badpeoeD/hV4usbF10u&#10;wj+3XEUWrPYtPKPOtotL1DVGhLux8+GMNG0RxMmVE3P+CZ3/AAQ8X9nf4teE/wBpzWDf+H9Qs9Q8&#10;bad4r8O/25dOmq6RPepBpFn9l8tYPsgt4ZJ5UKl5pJIZWkfJVek/Zm+NvjP9tf8AZa+Hv7O3gT9l&#10;Lw94jm8N/D/RdV1/xF4/0OPSfDyXc0Ukcf2O28nfKhCXA+0wWskAZGRQcsU6L9sX4of8FHvAH7Mn&#10;gr4YeEfhZ8P/AB94lt10+38cB/Hl7aya9M7yRWVkkEtqsrG7KRSThpFVQJ42IjzLXQaH8Bv2a734&#10;qaf4Z/bbuj8UPjVr1nYi+0Hw3o97c6T4JsyzG1treC0Ux6bZo4k2XV0RLKwd94HyIrdir33PPPi7&#10;/wAE0vgt4Z8H33jr9rf4daP4N8P6Tam4vPiL8OPGFlYx6SoPJv7D+yrG1uLVeB+8S6YsRmMZLDr/&#10;AI2w/se/C39n7RvDv/BTfwh4f8SfDnQZtWHwt+IGseIX1qHUbB9MlkjikuJFjkivZLN7qOFN03mr&#10;aqVneZo6+gv2p9Vl8M+KPDerXv7XvhfwLp86zRXngfxxb6YdM8T26EPc5ecJdK8cG7DRS+WuVaSN&#10;x1+U/Gv7P37UHwo8T3f7Uf7PH7QXh/RfgJ/wkCCx+EOl3MfiDRLyzvCbL+2laSJFghjkuIro6bby&#10;iHbA5WZHcqHyhc+QP2ofgu+p2knh7Rfh142/aW+C/jr4Q3WsfAL4mapqF3Y2PwkMl7PI32nUrgSK&#10;FjjWGRry5droKqwgCN2x85eD/gn8RfG2p6t8WvhXJaw6x8ZkvW0PwLJDZXGma5r2iCS01zQJPtKy&#10;C53JI17bTSHzJ/s6bpftBE6fp5+zf8N/Ev7Kf7UPjz4Y2eo/ZZPGfiTSbzT/AAH4L+B91p2k6yIY&#10;prbUIV+2tcW9tZKPst2bmC5Ub55lKbiqv8H+FbCf/hpvxt+yf+2J4Mgv/D/iC8j+IuoeJNe1eLxJ&#10;beHL7StRlt7vVHvS8c0Gl6lFYLayM8S7UmhfIRF8zOSLTbPX/G3gL42eCf2fdH/aA8J/s06Tp/ij&#10;wZ8QLTRfA9r4R8OXmm217ocV02nTW2tWl4pksIRBNcW11GDMiRXFmN8otiyeCQeKfBf7Q3gLTfjd&#10;4O8KXPgmH4t6HqHhv46ab4h1K/0nw3flriQeH5n1GSBraa+uYba5gS7MHlfa4WlJt2dWP2JpHgRv&#10;2/vgb8CPjd+z7/wkmm/DvR/G+peD/ijpvw78fXc2veHhcN9gKW1xCJ47+xjlezmlkZmAtLS3kQFW&#10;lI7Gb9nLwJ+zX+y3P+x5+37F4u0n4Y6L4otvDmk/GifULIRT6VFf/wBqaDezTRKxtHtbiJ7VmmhC&#10;IbtRvaN9yUFz44+An7PfxP8A2Nv2TdM+Jnxp8H6Zpep+PNUvtHh0nVPAP26a6tLnK2lhrGlWjIl0&#10;bhZrYxy25MqDUbpmJeKMH57+Jf7OWl/FTw94f+EXiP8Aam+GfiLwfbaLdfEqzu7fxBHp8WlWbPAB&#10;pEE3kyyaeLhbhbeS3ZJ2S+0/cxLSsX+gvir4B8I/sw+H/ij8f9Y8O+NfFXhn4f3WnW3wo+KWg/YN&#10;Y8N3ltpN7bazo1pDJYwyTaWiy7LLz5JXilW6YSMskIz0P/BT3w3438OSeA/2z9c+H3wh1bQfHfw6&#10;0zxl4La58Lx2Gl2+qCLT21HR7uSYvFcR3ljdag0MSstxKQ/lr5sSMY6juev/APBGXWfgn8P9Y8Rf&#10;Dj4P3PxR+E/iTUptN1rxV4y8e6hbajomu6Hpt8th5KSS3U0NpfTSW11bSAohQtciIII44of2EErY&#10;xu9q/n91n4Qat4W/an8B3vwd/YD8BaVP8CPF9yviTwP4T8bS6hpWu2Qtn1Cyhh1MxSEXM81oVW3u&#10;RG7XMAQr+/lVf3O+CdtouvaNL8atA8R69dWvxAtrDW4dO1bVDPBpyPZQqsVsh4gQqquyqcGQs3Gc&#10;VrFkSR225/736Ubn/vfpRRVCscr8Z/gp8Kv2ifhrq3wd+N/gPTvE3hjXLY2+qaPqUO6OVD3GMMrD&#10;qGUhlIBUggEfD+mf8G6P7LHwv8R2fjD9nX4meJPD95pl1LcaZZ+JLW01u2gZ4BBsEskcd95YiAjC&#10;fasbMrjaWB/Qqila4R0PzT+Nf7If7VfwBm8Iy/Evw/4F+KXwz8H6pda/osfgX4PPZyeHdZFoIIZb&#10;7RrOeX+1LHmecvEDcRXZgkA8uLA6r4N/tAeD/E3irWv2lddvbP4h+Bbr4n2d94J8a+AdQvYLvRrq&#10;fTrqG5XxBYrcl7O2txDZ2rRtHtZwJpYi2WH6AlFJ3Ef5/wA/56VxXxE/Zs/Z9+Ll9/avxN+CvhfX&#10;Lzywn27UtDgluAo7CUrvx+NLlGz5z+F37YPi74K/s5eHvj5+0t8MfGevN4u8N6p491q88N2o1mHw&#10;vbmXT1+w2/lnc0AhvGnjIw3kW8xIZlIr6c8TfF3wD4MufD9r4m1lrP8A4Se4mh0maa3cRForSa8c&#10;yPjbCogglfdIVHyYzkgV55qf/BPr9lG7sJrDRvh1d6C00bIt14X8Sahps0BI4eN7WdCrA8j+R6V8&#10;Jft2/tteEf8AgnFLq3wam/4LB+JvE3iyw0MLpXwp8feA9B1xbsypIYodQvYrezkWNguJGlug4RgT&#10;uLKHL8urElc/U7T9U03V7CDVdJ1CG6tbqFZre6t5leOWNgCrqwOGUgggjgj6ip9wzivwO/aW/wCD&#10;jb/gpN8EIfAPwW0/4e/BPwt4u1aGx1FI7eHUY7JNLkjjNskjahHFbJBOjErLBOyqsJ/eAFcn7RP/&#10;AAcUftSeN9I1j4Z/8Lu+H/w/1Tw5p+meI9R1z4e2P9pxz7fJeTRor77dNFJM8r+SWSCVDGHZtoVg&#10;p7SJXLI/fIHNFfkX+x7/AMHYPwc+OTy2Hx1/ZwvvAcOk6Ddal4g8URa/9t0yDy4Gkt4F8uAyCed1&#10;8tY3xjBO44K1+iH7EP7df7O3/BQH4Jab8bv2ePHdlqVtdWcL6ro63cbXui3Drk2t3GpJikUhhzww&#10;G4EggkUosXK0eyV+Vf8AwWx/b/8A2gNN+L4/4J0fs8aR4fvvE/xG1DRPDuleF/FEMZaYXDfbP7aQ&#10;glms8xmylSWNkLRSEEEMrfqoM1+J/wC0x+0Pqvw3/wCCt/wU+J1jrXiSTVNF+IevQeMLPxF8Qk1q&#10;10O1kuZ7Ga2TTI1F1p8K2M63cc8v7pmu40jDqVYkmOJ9Ofsw/sgeO/BfwntfHf7Wfwf8FyfFGaDW&#10;BdeLo/DdpLcPq1/qcdja3T3P2eJJZYoWby8RRAxyY8scsfzs/wCCwfwx+Gnh7/gol4Ztfg/8P2+G&#10;03hvwPptpout2+kMqyyXqCO1sJIY7iGa1+zaVDcv5gDS/aHdW2jynT74+LP7Z8H7TPhnQv2l9N+I&#10;Os6F8NdU13wLNZ6StnK6ajpkmta+8jvblSwlntbe0faBkNCoFfjvqPwa134rftu6t8VPhzPdeC9G&#10;1r4o6TaeF4fGKm+v7C31nT7+4gMAlcmSxMaDYzdUeMryrYiVuhUT61/Y/wDAf7LPxH8F6X8Uf25P&#10;CknwxlvPDmr/ABi1rxh4f0E2tq1vfC2htYba4trqcG3LSuohuEimYqLc+bHMVb6w+Kvi/wCG/wC2&#10;b8Zvhn+2H4S/Zhuk+JA8B+ILTWfB978PZtdmOnWmoR20sE88OpaeksiPI0L25W6RWmkj2jBZvhv9&#10;l21+KFr/AMEs7618deBrNpPFPwm0q48Lv9qikh8S2+ieLLK+mt3lR2SKVdPHlNDIFYLCCQxJx9Zf&#10;EnQ/jP8ADrQvD+h/tf8A7Oum+C/Anh3xXZN4X+J2veK9LnXwXDc+JW1m/ub8WtxM8eoMsVjZWpiL&#10;LM7NIzRmRoweQHi/xS/bK/Zt+Gmq6b/wT4/ZS0qbwp4D8Z6hp154X1TTEgsdY8NSa+9xpOt6FPba&#10;pu85Ii87O4aRrNwqn/Uq0fUf8EE/+CoHhn9nr4ofFD9lD9pHxvocei6X4mlufEnxe1n4gm+tNQ17&#10;fLaPLHP9m8uSO7NoJEd5kBxuBkMvHpv7dHxd02DwhoH7Wfw/GgzWHiTUvH8TaDdeBTrN/pSahp1r&#10;cWGom2WaGa2mkh060uMbSyDUld1IBNfKH/BNf4dfszfFj9vvQ/h14K1fS/gr4dTwu0Hir4X+L7aa&#10;DUPE9xpr2l3L9vtkuowY5IxczxpOXjSO3Z3Vw+wGqlZB0P6I4LiC6hW5tpVkjkUNHIjZVlPQg9xT&#10;6r2t3ZSu1rZXMLmGNS0cTj5FI+XIHQEdOMVQ8Eav4r1zwtaap408KR6HqkqsbzSY9QW7W3O4gASq&#10;qq+VAboOuOxrUzNeisqDxr4VuPF8/gCDxFaSa1bafHf3GlxzKbiO2kd0SYx5zsZ43UHoShFUfhP4&#10;k8deLfAlr4g+JHgVfDesTzXAm0ZNQW68mNZ5FhYyKACzxCOQgD5S5XLYyQDo6KKKACiiigAooooA&#10;KKKKACiiigD+b3Vf2nRBZNYWc8kysMZ6frXJ6j8YfF+pp5mmxww89W+Zv1qwnwBcv+9175f9mL/6&#10;9c/428LReBbyGHT9YW68wfPGcZT64r8Olg/YxbUUj7zmk92Nn8Y+PLsskuuTDP8AdbbVG5u/EVy/&#10;+kanNJ7tMTUcWqybMvB+VJJd3UpzGu0ew61h797aFe6VrvzUmKzylm65Jq5pmo30t1HBcvJJEvCq&#10;3RfpUKQSbvMkTdnuwrW0gxOWAiwQPyrsocv82pnIuPDFKm0pwf0qjPpkokIiT5a0qASW2gV2RnKO&#10;xnKMTNXTZsYKinrYFeqj2rTW3c9RWt4R8D+IvGmrR6N4b0qS6uJP4V6D3J7Vr7TkjzTdkTyroV/A&#10;/wAOfFfjDUVXw5ov2vynHmb/ALo5HBr7e+DOiT+H/Btrps+jWtnIkYMsdsuF3Ec4rG/Z++DY+Gvh&#10;SNNWs4BfzLm68rkZz09+K9HijSJdiKF9lr4rOc0WKk6Udk9zro0XHUUD1FLkHiikyR1r586Rar3V&#10;0sB2lNxqSaYRj3qjdzGQ5JHFdFGi5S1RMpcpFeancbf3YC/QVhajdyOS8jZrRvHBHFP8NeCW8ZSv&#10;Guoxw7fvLu+f8q9SjRj0RhKUmc3C09/dLbWsDSOzAKFWvWfAvw60jw+Y9SvFM91tyGYcIfarfhnw&#10;VpXhazW2tYVaUffmZfmb3rQvppYLFpIj82K9SnRjHcykbI1e1smHnTbamh8ZxRvsgh3AfxGuKWdp&#10;BveVmY/3q1NCsZ9SuNgO2NeZJPStJ2ijH2knojrh4uu7qPyh+7z/AHa3PD/h7W9ZiFxZWfmK33W3&#10;da5vw8fDYvdt1MfLX+8Dz+VexfD+fSpbGM6S6+SvC7eMH8a97J8lo5hJOdRWavZP3vn2PPxWLqUb&#10;2Rm2Hwt8YSRq8dgpz2EgrovC/wAFPFGqXXlanELWNV/1jc13mgyIiq2a6SzvETk19TT4NytVFJ3f&#10;k2edLM8RsjJ8G/BPw9pEAOpqt5JuzvePp9K7rTNM03SoxFZWqRgf3UFZtvqajHz/AIGpl1cBSxav&#10;qcLRw+DoqnTSUUcE5TqSvO5s/aAOSKUXCn+E1ht4gto03y3UagdSzgYrhfGX7Xf7Ofw+81fGPxr8&#10;N2LQ582OXVot6kdtoJYn6CtqmJw9PWc0vVpCVOUtl+B6r9pWo3u1HJavkjxr/wAFl/2H/CgkSy+I&#10;15rMkfGzStJmYE+zOqj9a8c8a/8ABf34T2wdPA3wf16+fGEe+uIoFJ98FjXl1uIsno/FWXy1OmOB&#10;xUton6KyX8adWqrd6/ZWqF7ieNVHUsw4r8hfiP8A8F0/2j/EySQeC/BuiaIjE+XIweeQD8SB+leA&#10;+P8A9vz9rP4jSyN4g+M2qLHJkNDZyCFB7AKP614uI42yun/DUpfI6qeT4mXxWR+2vxM/a0+BHwpt&#10;pLrxx8SNMsfLXPlyXK7z/wABBzXyt8Y/+C5/wF8JM9l8NPDmoeIZl+7JjyYj+J5/SvyZ1rxRrfiC&#10;5a91/W7i8mZstJdTM5P5mqIuQRjdXzmM42x1Z2oJR/FnoUcnox+N3PrL9oL/AILFftS/GHUXt/BX&#10;iM+D9MxtFppagyHjq0jAn8q+c/Gfxk+KPxFuDdeOviFrGrMxyft2oO4P4E4rk5m3tk03eVFfKYnM&#10;cdipN1qjfzdj0oYejSj7kS01x2NRtP7fnULMcZzUM0j4yV4rkVpbm2qLf2juDxSrPntVOKVG+XFS&#10;nOOKb92WoF23upIZlmglZHQ5V16qfavYvht+2X+0J4NextdF+K+sWv2Jv9HCXJ2tg9GB4P414rE2&#10;TzVuHcNpBrsweOxGAqc1KTSe/mEYxlK8lf1P0s+BP/Bbnx/4fNvpPxv8CW+r2w2rJqWmfupgO7FC&#10;drfhivqHw/8A8Fb/ANjrWLqxtZ/GF1afbEBZ7iyZVgY/wuecV+KOmeJLmBVjvl3J0EldDA4lTejA&#10;hh19a/QcDxFWqQtF3CWS5bineK5fQ/oX8G+PfB3xA0OHxH4O8RWuoWcy7o57aYMp/I1tZ/lmvwR+&#10;CP7T/wAbf2fdai1j4aeObq0VGBksmkLQSj0ZDx+WK+0/hJ/wXFtQsFh8X/htNE5wsl7pMgdc9zsb&#10;BH0ya+lwud4erFKpozwsZw7i6Dbpe8j9Gw3NKJOcV4V8Iv8AgoX+zN8YYo/+Ec+Itmk7qN1neN5M&#10;q+218H8s17BpPjHw5rcKzaZqsEysOGjlBBr1qdajU1jJM8OpRrUZWnFr5GtvFG4H+H9KiSWNxuRs&#10;j/ep4rQyDI6Hd+VFFFABRRRQAUUUUAFFFFABRRRQAUUUUAFFFBz2oAKKKKBcwUUUUBzBRmijrQLm&#10;DNGaKKA5gzRmiigOYKKKKCbhSEgDmlLAV43+0b+1p4e+ClyvhjTrP+0NZmTcturfLCPVqxr4ijha&#10;bqVHZI6sJhMRjq6o0VeTNL9pb9oXTvgr4W26eEuNZuxts7cnhf8Abb2H618O+LfGXiTxvq8mveKt&#10;XmvLqRtzPKxwvsPQVb+IvxE8R/E3xRceKfEdxummb5UB+WNeyj2rC0/Rtb8Xaj/YXh63Mkn/AC2k&#10;/hjX3r85zTNK2aYhxg3yLofr+S5PhslwfPUS9o93+iMHW74XVz5aN8qfzqpbzz20y3FvK0citlWX&#10;givU1/ZfvWtQ8viNRN/d8viuI8dfDzXPAF+trqaCSOT/AFdxH91vauVU50onX9aw+Km1e9z1f9n7&#10;9uDxz8MLiLR/GW7VtJ4XMh/ewj1B7/SvuDwF4+8NfEjw5b+J/Ct/HcW1woI2nlT6GvyrHzdK+qP+&#10;CbvijxFHrmqeGlkdtM8pZAD0WTP9a+kyTMq/tlQm20/wPkeJskwqw8sTTSjJb+f/AAT7IB96KaJC&#10;eSKPM9q+yPzqzHUU0yHHC0m9u4FAcrH0U3eaN5oHysdRTd5o3mgOVjqKbvNG80BysdRTd5o3mgOV&#10;jqKbvNG80BysdRTd5o3mgOVi7l9aQv6UbzRvNAcrBXJPShmx0ppZuxpQx9aA5RQ396gZ/u0gd+9J&#10;k+tARF3f7IoJ46CkJ9qDnHFBR8x/8FdP2iPjd+zH+w34z+LPwT8NaLqV4umtpkralrL2lxbS3zLZ&#10;W0tqohdJ5VnnjPlu8SkAnzB0r4d/Zy/aM+HXxB8Zal+0x4A+DUdn4B+GfgUeKB4SMSiTWdeuo7TT&#10;NGUvCfLa6a30VHViSFXWxuDk5r7E/wCC03gTRvjR+xDrnwE1S203z/FVzYwWeo674Zur6zsWbULS&#10;3E/mwyRJbXCPco8RkfDlWASQBgPk79kC88KfDj4D+Evh5qckl1Je2/hvWvG00mVEupxLpvilIyDn&#10;5IoLpYUBPEcSLyFBqJblfZPqm68KfHbX9QP7XWl6ZY6xrGpR+R8MtJk8+a00rU9Tv2shq99AgUeX&#10;a6XHY/MrbthvwNhnyffvgj8JPhX+zb4ftfAWiX9q2t69M93q2rapOn9peJtQWNTcXs7fenlIGTj5&#10;Y02qqqiqK84n8SrrX7H1n8IPCuvX2m37x+HPBeo6jYymGe1a/ttOM88DrysiWt8ZEcYKyDIORmuU&#10;+I3jj4qw/te2+l/s5+DvD99rOj65pHgyT/hIBKU07QI7OHV9amgKOpWV4rrSIUJJXeIywfYFqkSd&#10;R+0n4c/aR8Vfs4+IPHHiT4aeB7/xd4dsW1nwjoGm+H/7dkNzC4l/s1vtUPz/AGlE8h5oVidA+5OV&#10;DVzv7P8A8Gvh/wDGjwj478KaZ+xV4y+C/gv4geGWt9etdU1W001p72VcPLZaXazTx2sih2LXLCB3&#10;eNMxygBh6t8R/Ev7W/g3xHrXjDw54M8H+JfB2mxpJp/hvT5LmPX72FYlaYpK5+zefv8AMEcBUKyq&#10;u6ZC5C8D4k+IXxw8KfH/AME/Grxz46XWfhH4uvDomhWfhrTJdOHh+a+jVrC+1UTSPJdmWUfYwQIk&#10;gluocwsWMkTDQ89vvDyfGLxl8Rv2d9A+PHxt+J+m3VloXgLxZrulnRP7K8NulpJ9vSZ3EPm3EoUS&#10;X0kEbzxfboo4vKK7Y/zMj+Fvin9on9sfxpo3iCy0n4c+KPiD+znZXC+Hbrw3E0Gvf2Tp72WtWmn3&#10;EcRNs8dzprQCLAZYnmmGJIoCPqnxR8VPg98FP24PAX/BN6/vr++17XPFER/aD1y61yTRP+Eya/sf&#10;sunXltbQyobi8aeSxmuLi3EZBtTuyDkeE/tDfA34e/s4/E3T/wBoPU/AnjDxBNb/ABF8fahpvneK&#10;LvULHUdctfGQa4sNPsog8+nzy6XbXJe4VoISJAWZnj4zkXE+n/8Agmq/xE+EH7OK/GL9l7wzrp1H&#10;4t/D2+1WHwT4+16TWZIfEeg332OVvOHlGWa8spI0bkDfYxY4JJ7D4h+P9R+Of/BU+4+Afxn+FXiT&#10;QfEmg/DbUbj4WtcK97omuNHeJeWmq222PbZ3UJgWO4kmkRWdo7cKwZS3yd8OfiV4v+Cnwf8AC/xT&#10;+B/gDWNC0P4afG7VNC+E3xD8P27XVprPgS61G7mn0S/jup5JYL8XCBJPPt4nVEQI7Sb6/YqH4RfD&#10;a++NP/DQX2DzvEyeGV0CK8aTctrZeebkoidEZ3ZSzAZYJGDwoqo6kyPkz4v/AAI+Ff7H2ieOPi1+&#10;zj8IdJtfCfxS2ad8bvDNrqZFj4b1GeEQ2utJp6KdjJLcILtIijmELKsbvFhvGP2dviHovjH4Q+Ef&#10;2avi58NbPwTocniTRdJ8QeLPBmtWuqeCdT1ACZY7f7HcmO404aguUy1usZm2j/WMrN9rfswfCX9j&#10;b9mD4h+M/hN+z/osOkeIPEniKfXfE1rJaXDSz3U/+kP/AKTMmZow0jyBBI4jMrgbQdo1P2pvjV8C&#10;NE+B/wAV7bx/oen+N7XwH4SbVvHHgfEU032EwyTx+ZFJwqukMrIzDrExByuaLDufk98GvB37YH7V&#10;vj74L+Of2d9N0H4Y3632qfDb4ueJNfsUvbXxfrXhh/tWm6hLaxyBppkGnSMJX2TRuZVG+IqW/Sf9&#10;jWWL4dya5r/jD9pGzurXVPFMfhaX4d2eoNfaP4U8RW2YpNP0m6lt4JxA8axsbaVHEbgiNwMg/Nnw&#10;Y8WeINX+Fmmv+y78J59Quvh/+2J4zufBmk6vI+jReJlmtNevZIC88XmxMi3k8CGZEG6CLc3l5cdt&#10;+yj8P9f+Lfw58UXM3xr8W+A/GPjT9oLxl4l+GKx2fmwaSumaxdQS29xFD/o91HI0tx50c0h85XxG&#10;48iJ0SCR98qysMqc0VFZpeJbxjUJo5JxGomkijKqzY5IBLEDPQEnAxyeSZaskKKKKACkb7tLXz/+&#10;3l+1Z8M/gX4FXwP4o8b61ouoa+1tHeap4X1S1tb/AMOabNdR2ra4zXKSItrBPLAssnlybFl3MhGa&#10;APhv/g6V/bl8X/s+fBPw98GPgL+0D4o8K+O/EUNy+raBpOnqLPVPDsistxLNcSREK0bwKo8mRZAJ&#10;2DDbLg/k1+xZ/wAEbv2if22E1r4o/F3SPHHh2aPU9N1K61XUvDtxeS6vYz6g0Go3qrIih2tkkhuX&#10;jeZZZIxIY45ifk7mDw/+1P8AthftdaL+1B+2Hrfj7xx4b1jVEg+F/jDQdb0XVm0YHVLuOwiu7MWL&#10;JLbPKksZjWC1ikdhkoo2L9XfCTQPipL+yP8AFj9lH4naL8QPiHp9r4/8P6jpfg6x1JYdW0+2mvrH&#10;Tm09Im1KaG/06KzlguYGWaW02yQGSYYdUx+Jmnwmd/w7Y/4JnfAjRtb8Ga/+1dofiz4meOtNtPCf&#10;hvXfB7Nr8ena3eW0qarBDpmmeSsdpAUi8kbZJYUlbcj7V28x8SP2CP2Vv2d4fD9h+0F8CF+JF14s&#10;u2tbmHQPGU/gi6KrHEpW2F1ZaTZXkuI42FsIt7MCxLMXdv0h8ffsz3Gg/GLwJ8b/AIn/ABv+F/7O&#10;OrXV8sfgfwvoOh2d7dwag1lNazxxXd2Ut2mktZYI5o0tmjb7Db7WYR7m9j0zwDpvgW31b4mftG/t&#10;U6t8bvBkksVpa6Zq3gKx1JtG1aFrm1meBdEs14eOWaGaN4XK7CDIg3qTliSpH4d/Ef8AYK/Yj8d3&#10;GrfBvw/41+LVjff21qjaTJpPhVZ/FGkTTy2SPpfifS5hHcX0cMiwCK4015Yjl8x73RpM7/gkv/wU&#10;s+JP/BIbxvqH7KfxK8YaLqHw48T/ABS0T7V4u0jXUkh0IC8txfXLWzIZkhnsBIro8cU0ckGCFdGS&#10;vvXVv2Xf2fv2f/Hfx2/aZ1rx1Y+NtJ17wb/wnnhDSfDeg3Gg6hpNrpFpJ5MnhfWDPO3n28YEM9sS&#10;qqfKDIsQEZ8r/wCCjX7Kf7P/AO1R+0Ddad4n8DaB8J/iVq/hEeKfDv7QniLx1HqWnX3kaTbE6Prl&#10;m0YgtbqSy3znylZP3bTRGXdIKOW2pXNfQ/b7Sta0rW7UXel3sVxGyKx8tuVDqHUMOqkqynBwcEV+&#10;C/8AwWjPin9m/wCOem/tFaJ+wVpuix/Dn4oGHUoksoIrDxzcah59/FqdrqEWzULuUwQCOe3YPBA0&#10;cgKnkt9Hf8EEf+Cgfj/9pf4OT/Cj9n79mHwLp+t+GtLsf+Ew8W+LPiYq33iJo4Ut4ruSO0sJJriR&#10;IVijeSTYFIClieK3P+CsP/BD745/8FKtF1LxpLYfDbQ/iAzx3Gn6lF4y1/7OsqQxw7XgdGt/mihj&#10;QukCN8qnccEGpPmjcXws/PD4bftjfED49fBX4L/s+fCP4ReNrWLwj4Z0rRb7V4tN+02C6pYXer2l&#10;pqANpLI08Qn1Wwg2yoFL3JKqSsTN8h/C34mve/8ACbfFTxV8W/E3g3VvD+h6Je/CW+0XVJ76yk1m&#10;xubZrPS2/wBeqmOylmaKFmzC0G0t99X+qbL/AIIKf8FTPgB4S8PfFbw78IvEGsPFo8013beD/E1v&#10;f3+maqU2hlgkksZYzFJBbMBC06rJbKweZCFr5D+O/wAN/irb/E7xB8UfFPgzxP4K8bNNLfeIvCfi&#10;Dw+thco6+SskkNwIoA32jfdSNshXaE2sZNwY56lpo/Tj/gjD8PfGPgzQdc/Z81f4oeG7/WfFjN4r&#10;8G6frWjGw0H4l2euaHbrqmlR3mI5Y5lIg2qYd0UlqWCMgmiT1/4CfGD/AIdqfsAWPiL4qfsKwy2P&#10;wz+LV5pWsap4yt7SxvtUk+2Xlrb7HtZJ5NWvyt0vlSyWiRmJpnV0/dyH88vgB8fPC3x+8D+IvH/x&#10;X+L118XdH8Mtqmsah8BfE+tp4V1S3tkln1CLVbS+tVjjv/s9xc3EjW8E1rMPMmMcWyQoe2sf2mvj&#10;GfBGj/s62/7IHxx8UfGXQ9VXX9U8E/EbXpfE/h3xPZNJfLqE0un6kZS5jt1ijhnttrF/OlDKUAkp&#10;SRPKfZH/AAUY039ir9mfxN8S/jx40+DEnin4K65a2mnw/DrSfCSs2i+Pbiye+uLyMSXNo+lh7a20&#10;WSSZY5RIpmQBAHzuf8EltA8E+HPB3xX/AGmP2rvgf8O9Y8Cw/D+XRvDnibw/dW+pSCxsLG+u77RI&#10;NxY3DJYXptHmimaOQaa0RZtoc/DfjfwBe/t0/tG/8I5+zr4Stfhz4i8QeItLuNFm+FOpO/gW3szY&#10;u6213Ox3S63NcXVtp8rSQLBE7RI5WOQu37hfs+f8Eq/hJ8Cvg14f+Edh8bfi5f2+iySXEdxeeOnt&#10;3Mk3mtMuyyWGFd7zylnRBI247pH3HNR1lcTtHQ77+w/FugftD+D/ABz8Hvhdp9v4U8ZeGbl/iVrk&#10;mReRNZ28I0W1RDKAo/0m8LMqsMwqpOGq/b/tV/D/AEbwpb/GH4u+LND+HvgzUtLik0x/iBqA0fUo&#10;7rzZVningudqoAEi27XJYluMbWaC3/Yt8Ag+XqnxX+KuoW+fltbr4rawsa89P3dwjHjjkn8+a1PA&#10;H7HH7Lvwx8Tf8Jx4O+BXhuLxAfveJbzTlu9Uf/evJ987fi9aEnL6T+1j+xzrXi2b4oeBdXuPEGrX&#10;elxafNrnhbwjqWpefaxu8kcXnW1u6Miu8jDn+M4zV+7/AG7/ANnTRnlk8Yap4o8OWsK759U8UfD/&#10;AFnTbGIer3NzaJEvry4Fex7G6buPegR442rQI4r4UftLfs6/HVc/BT49eDfFx27mXw14mtb5lHfI&#10;hdiPxAxXbb1IyD+Vee/Ej9k39mj4u7ZPiL8CPCuqXKziaHUJ9FhW7gm7SxXCKssUgPR0YH8TXm+s&#10;fs1atcfF+L4a+B/jB8YPC3h2Lwz/AGhNq2m+PpLqOS5Nx5a2gGoQ3RHyKzsUdMfKACTmgLn0VvT+&#10;8KN6nv8A/Xr5Y8Rf8E+NA8Q/EPWNc8P/ALVPxMk1CDwY9jbabd/FbWXax1aRmeHU5I4bxV+7hfK2&#10;KjKnA6mqnwQ+Fn7bngrUr/wRoH7WHinXtQ8G2umWeuN8YPCNleaP4iuZbCKWe4027sVtbxEEjMhM&#10;zTBHUjYwzkA+swQelFfI+v8A/BRj49/DD4max8IPiL+whr2saho+q6TpceueC/HWiR6ZqV5qMZe1&#10;gt21u606SSRsMrLGkgVlI3HFdZ4o/a1/ax8JeDLn4geKP2Fv7A0y1khjmTXviRby3QaWVIUHlaVb&#10;XwPzyKCQ21RlmIUFgAfRmaMgcmvJ/wBmf4/fE/426p4u0v4ifAu28If8ItqUNhHcWPjrT9bjvbgo&#10;zTxf6Kd9s8P7sMkyox81SBjJrpPB3xm0b4p+EPEfiT4W6VealdeH9Y1XRv7P1K1lsDcalYTSQSQh&#10;pkH7tpo8LMAUZSHUkGgnmO0yDyKK4nXPil400LVvB2hJ8DvEOpSeJIrhtYvNLurNrTw60VuJCt1J&#10;JMjPvkPkp5KyZbJO1RmigOY/m61H4peLfEMOI71YYZVxttxgEfWsYWMZOZmZm7sW61yvwo+IPh/X&#10;9HWxmdbWaH5fLkk689ea6641rw3aL/petWyf70y1+HYiOIjPldz7+m47glrAq8R5+tOSMD5UH4Vn&#10;n4gfD6KTyj4ntST6SV71+zx+xn8Sf2iNG/4S3w01tZ6Sz7YdQuidspHXYB9769KwdGst0y/aQPG1&#10;tmJ5HFW7aOKFSUhwcctX2n4U/wCCTumJMsvjL4n3E0e395Dp9qqHP+8xPH4V1D/8EtfhQq7Lbxnr&#10;Crn/AJaCNif0FdOHp+zd2zGUuY+CfKmbny29vlq9ZWbCPe681946d/wTD+EFs+7UPFusXC/3FMa/&#10;0rbi/wCCc/7OtvaNDPFqzN1846gAR/47iu2NSlGV7mb5j4H8P+H7nxBq0GjWa5knkCL+dfW3wE+C&#10;Ft8JrOa5aXzrq8UGRm/hwOgrL8UeF/2B/gz41/szS/jLH/wkdrIvl6W2pLMQ/wDdbAwD+NepaZqu&#10;nanaR3dhdLJG65VlbPFeDn+IxEYxjFPlZth+Tm3LCqAP88U4DHekUr0U0tfHnYIzbVzVKa7DDKni&#10;rjoHBB71Tk0iNicXDVvh5U46yJlqVpr0no1VJ70n5c1cutAdlzBcn33VVl8Mag/C3Ef513RrUe5m&#10;4yKNxcjOGNLpNw1tO11b+IVsMcNIM7j+AFJqmgahYW7XLsrKv3tprDnnPJrqpTjLWDMZX6nsXh34&#10;heGtYKaZBqjPMiAGSZdvmH2q3r3iPRdNs2ju9Zghc/wtJ/TmvChM8cnmROVbsy8VYtNK1XVXZoYZ&#10;GbrubPWu6FeTVkiWl1PVtN1nStUKpZajFKznAVW5P4V11xdWthYx6VppyWXMz+p9K8o8AeBtbt71&#10;dRv9kbK37uOPJNetWWkW9nAtxrU7bmHEY6mrqPZy+4w0Xwi6dFzz616J8PPHMHhm2e2voWkjJyqx&#10;4yDXD6faIIzczNsj/gz1NLd3VsbOaOa6MSGM7pA20oPXPat8LjK2FxHtaLs+5jUpxqR5ZLQt/tI/&#10;8FOfA/7M1xZ6Vc+BdQ1S8vITJFHFNGqLg4+Y5z+lfNPxK/4LkfHLXYmtPhr4G0nQkYHFxcs1xKO2&#10;ecKD+BrB/bK+G3wC0P4b33jbUPFF9e67txY3E2oNOWbP3cdAMV8YjUA4BU/KfWvTxXEWdVI29pZP&#10;srE0cDhFry3Z7fq3/BQD9sTXNSk1W5/aH8SxySsWaO21Bo419gq8AVnX37a37V2oQNBeftD+LmRv&#10;vL/bUoB/I15D9t9hSi8Y968WWKxkt6kvvZ2KjQ6RR2+r/H742a2Gj1X4seI7hWGGEutTsD+G+uVO&#10;oTyzNJdSszO2WZmyWPqfWq8cgkGaHdV5yK5Z1a1R+9Jv5m6jCOyLTzOMMg3cUxrubp/U1XFyCOtI&#10;Jstgms+TS4kWPtLY5oeao+OuarvI5fCjNVHUfTQmLAtnNOAwMCqqSP5oUipGu41Hr9KJRvLQaemo&#10;sr7G+bn0qF5ixxn8qbNMJWyFxTApY8LVxjpqRzF6L7in2qG9kcfKtEcjJGAzE07zTLkGMVnFcruV&#10;9khiBLqTVvcp4zUUduq8j1qeKMN0HSnPllK4IQOyHIq1Z3Bkby2HbrTDCqxMzDt6VBkqfkYisyjW&#10;jBCYrp/DOp28tqtkGxIox83euUspjNCrGpo5ZLeVZYm2sD2rswWNlha3N0ZtRqujK6O625HNLtFQ&#10;WFwLi0SUnduHP1qxX21OaqQUlsz2IyUkpIFyjB0ZlZfuspwRXZeBf2iPjj8M2VvBPxS1mxWPG2Fb&#10;1mj/AO+WyP0rjaK1hUqU/hdialGlUXvxTPs74Pf8Fj/ir4WggsfiNoq6l5agSXVuwVn99tfWHwD/&#10;AOCp3wd+MEy6fJb31ncfKH862bapPuMivyAx/s1b0XXtd8N366j4f1e4s5lOVkt5ip/Q16dDOsZR&#10;snqjxcRw/ga13FOLP6AvDnxL8IeJ4BNpmtQtu52+YM1vROkyb43DL/eU1+Hvw7/bw+O/ga5h+2ax&#10;HqVvGw3C4XEhX2YY/Wv0K+Ev7TnjqTw1pviGO7aaC9tY5vs9x8xXcM4zXuYfOqFbSSaPBxXDeJpq&#10;9KSf4H10EbHFGD0xXkvhf9qzw3fFIdes5LVu8mNy16FoXxC8J+IUWTTNYhfPP3xXqU8RRq/Czwa2&#10;FxOGf7yLRsYPpS7W9KVJ4ZF3JKrfQ0eZ7Vsc92Jsb0o2N6Uu/wBqPM9qA94TY3pSFGp3me1HmH0o&#10;D3hNjY60gX/bpxfPBWm98igXvAVx0ejafejOR0oz/s0FBtI6k0Y96CSTk0UDAg460ZoooFYOvejH&#10;vRRQMMe9GPeiigAx70Y96KKADHvRyO9GaQkdM0BYivrpLK2ku5Puxxlm+gFfnF8Y/Fz/ABB+KGr+&#10;L5U2/aLlljVj92NeFH5V9lftZfGqH4W/Dya2028UapqSmCzUHlQfvP8AgK+HtJ0fU/Euqi1so/Om&#10;kYlm/qa+J4oxXtJxw8PmfpHBGBjRpzxlRWT0Rq+APAF540vSXfy7SNv30n/so969d8N+EdB8K2f2&#10;TRdPWHP32/ic+pNU/h34Zu/Cnh9dOvnjaTzC26PpzW/8vWvJw9GNOK7nbmGMqYqs0n7qEb7uCtcD&#10;+0U1hH8PpJJ7NppvORYdq7mBJ7V6j4K8NXHjLX49DtZgu7mRjztFev6X+zf4EiMcmtWv26SPnM33&#10;c/SvaweWVcZG70ifPYjNaeBl7usj4i+E37LHxA+Jbw3X2SS2tZCDueMg4r7W/Z9+AWifBnw+tjZx&#10;DzpMNNIOrNXf6ZoOl6NAsGnWUcaquAqrVsLxivosHleFwetNa92eDmGcY7MfdqPTsthPLXrRsFOo&#10;r0DyRNgxik2CnUUAN2CjYKdRQA3YKNgp1FADdgo2CnUUAN2CjYKdRQA3YKNgp1FADdgo2CnUhZV6&#10;mgBNgo2CnZ5xTZZooI2mmkVVVSzMx4AHU0AGwUbBXJ+Fvj18HvHHiHSPDPg34habqt14g8MnxFof&#10;9nzGaK/0sSRxG7ilUGN4w80Q4Yn94pxg5rrC65xmgA2CjYKNyk4BPr3qj4n1+y8LeGtQ8T31tdTw&#10;6dZTXM0FjaPcTyLGhYrHFGC8jkDAVQSxwBzQTzF7YKCgx1qj4W8Q6d4s8Naf4q0pbhbXU7GK7tVu&#10;rWS3lWORA6h45AHjbBGUYBlPBAORUUD+LG8V3Ud3a6euhrYwNYzx3Ehunud8nmq6bQgj2+TtIYkk&#10;vkDAJA5j4b/4KKaP4Q/aL1O+8F/Gf/gnt4+1C10HxVoVi3jq+1rQ7rRLfSv7btXlvns/7VaQxvCs&#10;p+ezaQrwygAgc9rvwY8EeK/2cvB/g0a34f8ADPxG0v4G6j4m1vTtJu45LvUJLG007TYbh4/lYpJa&#10;wNAzYPlnauTszXrX7a/wd/4J1/En4qeJPEH7SPg+Twz4y0z4czxL8UNQ8O3sFha2ciSeXN9u2Czm&#10;ntpMSRpK5kjdl2feJr5l/ZX/AGsP2ZtF+KWk/ALUPh58WIvFnxN8U6tD8Mo/idqE16kvhLUodQvX&#10;1LTpJDLHZIqvFHPbb0nYpbh1Zl2pLLufRnwr8WJrXg3QBbxszXH7QWjadfL/AHfs+hWmz6fLBF+Y&#10;ri/2y5fG2neKfiP4a8AeOtR8NeIvFnitvDOn+KNHuTDdae+rTeA7QXEbryrxQyDBHPyiuD/Zi/ae&#10;tJ/B3hnVP+ES1meTxZovgv4zG+0/SZZbRLGC20XQdaKMikvLD/x8PEgZgGckDcob2f8A4KkWWh/C&#10;F/CPxmsdIvr6TVviHo0smm6bAZri/v4NT0O82wRqNzyHT9Dnwq5LGFQASQCa2EmfQPxq1Z9a1vRf&#10;2c0+G9/4p0XxVZzWnjS60vxTHZ3mg2LxP5N5KDLHM8MrxSwmSFjIHxhW+YrgfCv4b3nxc/ZWtPhT&#10;4q8WahPJoPil7BdX1CRrq6mj0fXT5BkeQ7pJHSzjVpGJJLFsk8V09h4p+DupfFTw18SvhvZ6br2s&#10;fELQ/sX/AAkWl3qyq+h2C3Nyku4MVkjS6vFjGOd193A44+6+KOufC34eaDD4Ahs5rjxl8cbnR4rn&#10;UFZ4obe41q7muZNqspZvIimVMEASMjEMAVNC5jxf/gpD8X/hr8KPhn46+Lfg3wj4Dtb7wf468HeJ&#10;vEXizxBqkc5u7VNZstPuZolsvPvLVoDYQ20jNAFIjkCLIysB8a/txfDT4KfDf4rRfG74xa7pfwns&#10;fjR4H8Q+I/D/APwiPxL1iO/v9Qkk0qSXyIWWC0RpftMs5hMDtIzOzszHA+jvj/4G8Aw3/iDxRpHw&#10;K8V6HqGkw67bx2vjK0hjuNU+0eO9Hu5p4fKZlmspJ5GeBpBuAJOBks3xX/wVuh8S+JH/AGhdZ/aA&#10;mvLzS9B+I0Pw+8D3HjzxtZ3VjoFnez6Vq+7TNOgtftEtyYkZi80irDbkRqWMbI2cnYuJ9AHR/wBn&#10;b9lnwVqHw/8Ajp8VfGni34a6j+1h4knv9Q1OOTUtavGtfBdxDdPPdaYoZ2N7tJl2RtA0bNK6kFk7&#10;T9hXwc134t0n9ur4CfEzXB4i+Jl8mmfEzwLqniC5urfwx4Ytre6kguNSF5JJctqsEAt0ScFYpmZV&#10;SMRSNMfzh/Yb/aR+Mmu6t+y7oPwC8bzaJ4h1D42ePLe3tNU8M3N5oXhvwvcWVnLcQiz2w21y0aXO&#10;oSP5R3qYgGZVCCvuD9inxr8OfF3wU0b48f8ACEtoPhaX4a6f8PH+Ik2iQjVV0u10TU7zVY9OtirG&#10;2STUb61ityrkSBYY/L2xKHUZFH19+zN+1B8WfHv/AATr+B/xD+G3ieHxN4l8VeItG8O3XiDxPbOW&#10;vLaLU2ttRvZIw6sLg2lpdSAFuJSC27BBm+MX7VGr/GL9jj9qDxvq/wAONQ03wJ4T8EeJ9I02S8tQ&#10;uoz3ljFqlnqayQLK+Iw9vHLE+FDwzqx53BeN+ANrJqHg74K/Bjw0scfh/XPjD8TtWkvrXWDZ6hbW&#10;KX/iBbW4t4o06P8AbY381XTyn8naGLArufHD4gfC3wp+zl4k/Z0vP22pfiTJ488UaX8ObGx1/UtN&#10;m1SybUdWg0a/gMlpFE1w0YupA5kVnTyCGZm3E6fZM+p8x/sd/tK/FbwP488B/GD4h+Gtc8WfDnxN&#10;qHij4l2cHhDwrcXd94b0+9k/sjRrm5hhDy3KXNtHdTqY4y6ecQV2gkfQX/BFLxh8SvG/wH0fxZ4L&#10;+P3gvx78N9cbU9W1Kxa2lg8ReFNbvr2W9n06VkdopoUlmmGyRIpY8j5pF214z+1p8ZvH3gPwZ8Wf&#10;2j/2EZLldDsvFOmeDNJ1rwLNYSwaWml2T6baafLplw8Svp76rqV/FvhkDRvDHKqSRjn74/Yd+Enw&#10;b+BX7K/g34TfALUNNuvDGjWMsdtc6Pfi6tpLhriSS6KSBmGPtLz/AC5+U5XgLioS1CT909Y2L70b&#10;BTqK0IuN2CjYKdWf4s8V+G/AnhfUfGvjLW7bTNJ0mxlvNT1G8lEcNtbxqXkkdjwFVQST2ANAXY3x&#10;HN4kt7SM+FdOs7q4N5As0d/dtCgtzKomdSqOS6x72VSAGYAFlB3D8u/+DhDwT+2P8U/hP4f/AGfv&#10;CT/D99Q8bePL+08K6tZ31xbaq+hpZTX13YywvG0ZiEdqq3D+eEmCxjycuFX9G/C/xCPxF+Jt9aeG&#10;59Yh0XQdNgeS4l0iM6br/wBtijmguLS73EyiFFkVgoAzMM5+Wvw//wCC+PwZ/Zl/Y8/bN+Gdl8GP&#10;BstvosOnQa/4y+F/grTtQ026EK3Uyf2rb3kDrHPJO2bebaGljCIzMok3rM/hHH4joP2HZfgv8UNJ&#10;1rWvEvwe8C+HW+GK20Wgp4c8YSya3O0VyotvtsaQ27SWumWOkPqKwgtBPNNFKMPIxHpPjLxJ8Dz+&#10;zd8O/gL8W9QvPhx4d8L/ABF0/VfHmn/ErfoepafZT3QEPhnR765MckiRaXE7ySwyNJLbQJGu37Ss&#10;SfL/AOyfqP7M+mjxR4D+HevfFzS/FEHwYt/Hd94b8d+J/stjdWyeEksPIhM4y7yrf3CQs7mJLc2p&#10;i2AMtfSfhD9o/R/jPB8WP2C/2m/HGk65rmtfGfwdod14O+KHhiAeILC2udV0bSzML23mmsdRkawB&#10;Inttkscz+bgK6hYVjR3Prn9mv9pr4R/Ef9jzSP2mPisuneDfB/w18QI3wpvVvJL5kih0xrVbRpXL&#10;y30yxy3FtcMmGaVZ0UsIhM9f9gb4s/Fbw/8AtK/EDR/iv4OtfAWm/Em6g8YeE/DDeD44bPXbi4so&#10;oXey1S21S4tDcSG1FxPbsnmu1yZASN+35RtPC3w1/bM+D2h+AviNpEOpaZ8Gbi10Rvh/cXA+zjxY&#10;+gajrepahdxI2JjPdiC2jD8bPtiYJmfH3Un7LfgXwx+z14L8PaF4u8Qal4N17StK0rWNJ1rxLc30&#10;CSzRRiw1KzeeR5LK8jvRatG8Dom5y2wuEaOok/CfOv7QV34f8XaPdftK+CPH/jL4STeEfGn2uz8J&#10;3V9Da6b4a8d3VzHbXUurxZMctsrRq0gjbZcReIJ50YmVWr5g/wCCiH7YnhT9pn4BX+pfGtfhveJ4&#10;48M2a6zZ3UV1BjRLpra703WYJ4Yrg2+q6H/aUkM8JVzLDerLtKSBB79+1L8TZtN8JfE/4gfEH4E+&#10;Jte1z4YePfA3iCbxpHqX2Xw7P4g0+Hw8t9Z3MtvMZDKTiI5tpkUpx8yba+G/jH+zF+1x4B+Etn4X&#10;8CfEDWr3VPEGi63p+oeEPCOjWMtrYxzaB4TS7mkuLpvMa1lv7rTrVkXc+YUaIMxwIlcqJr/sSx/t&#10;FJ/wVW+GH7UXjb9oPwn8PfFHxKGu6P4yGj3sd7pVlfaPCn2qwv7G2WxjtY3tktGjVp7k7o4pmkk3&#10;jZ/RFY3tjqtlDqGmXMVxa3EayW80EgeORDyGUgkEEdxX8+/7XH7MXwl+In/BRFfG3hj4beJfG/k/&#10;tQeK7DxvpPw/vLOS7jLaZpT2ckFlqSyWfnLK1zndH+8FvjOUVh+9nwn8Daf8NPhxovgTSdU1q8tt&#10;Ns1iiuvEV+11euOW/eyN1YFsY6KBhQAABdPsTU6HRGNT2rH8efDf4e/FPw5ceD/ib4E0fxFpN2pW&#10;60vXdMiu7eYHs0cqsrfiK2qKszPzs/aw/wCDaj/gm98bfhjH4d+D3wgtfAetabG5sbrQ5FjS/wB1&#10;xBMY7qSSKWXBWExq8RV0WaQDIO0l7/wbg/su+I/E2m3fjz9o74zax4d8PR3tr4R8JX3xAvJrfw7Z&#10;y28UMFvaSSySSQiBVkT5CEljdUkR1Ulv0Tx7UfhS5Ylc8keafsu/srfB79jz4azfCP4FaLJpfh1t&#10;avNStNLbb5Vk1xJ5kkUQRRtj3cqpyRnknt6SI0B3bR+VO+oopk3bDA9KTaKWigBNopenQUUUABG4&#10;bT34pNig7gOfX8c0tFAGHofw0+H3hnxhrnxC8PeC9Nstd8TNbnxFrFtZolzqX2eIRQCaQDdII4xt&#10;UEkKOmMmpvGHhh/FOkRaZFr99pph1SxvftGnyBZHFvdRXBhJIOY5RF5TjvHIwBBORrUUAeJyRazr&#10;fjnXv2cdZXUNb8Q6RpsvjLwz8QPEfhmOXTtKuru/v47C3hxhZJ7JEwcEN5Wwk5kNdl8CPgppXwR8&#10;M6hpFpqtxe3mva1ca5r1zNtEcupXQVrp4owP3Ubyh5BHk7TKwBIwB3XfpRgelAXZx/jr4K+EfGmm&#10;2+n295qvh8weJoNdkuPCmpSadLd3cTbj57Q485JPuyK+Q69ckDHXBUYfd/8ArUEN65o8sY4oAXYK&#10;KQJxzRQB/GXaxXcz/wCiJIW/6Zg5/StK28H+K74h/sMuPWRsV0E3xF8PaeN2j6L82O67azbv4neI&#10;J+LcRwj2WvzPmqSd1FH3Sp4WPxSv6E1p8LdYYg3V7FEM9ucV+q3/AASQ/a38PePvBNv+zE2g/ZtS&#10;8I6Wp+2RSAx3UZbAIHZvXNfkbeeI9evs/adSkOf7rYrsP2bvjx4r/Z1+L+k/E/wzqlxC1pdIb6OF&#10;z/pEOfmRh3GKzqUZVYvm+RMp0doI/oYDLjmobm+tbSNp7qdI415ZmcACvjXxd/wWo/Zd0b4ZR+Lf&#10;D895qWsTR4XQ0hKSK/8AtE8AZ71+ev7Tf/BRv9pX9pjW7htU8Y3Oi6K8h+y6HpMzQxRp6MQcuT3J&#10;79q82lgalT4tAdSKP0r/AGyP+CsHwO/Zoik8NeFZI/FXiRo2Edrpt0jQ279jK4z37Dn6V+cfx1/4&#10;Kl/tgfHm1uNJ1H4hHQ9LuGIfT/D8ZtlZf7rODvbj1NfO8zvNIZp5Gd2JLMzZJqzonh/W/EF6un+H&#10;9HuLyZ2wsdtCXJ/IV6tPC0aMTFzlKRXe6u5Lk30t7K0zNuaZpDuLeuete3fsx/tgfGf4efEDQ9Du&#10;fiDdzaHJfRxXdndNvTyycHryKzfC37D3x48UWX2+XRbfT1K5RL64Csfw6/nXrXwQ/wCCP37Q/wAR&#10;bmDWvEMS2unrICy2jfMwz1DnAAqaqwuIpuErMqUalO0mrH6CeEvGeia7psd3Y6gsqSYKurbgc1v7&#10;vUV8k/tXeAvFH/BP3wz4YPw38fR3f28GK90u9uPOkidVzn72cZ715Rp//BSf47WjqJrPTZI/4l2s&#10;M/jmvisVwzivaXp7HZSxUWj9Cri6htommmfaq9TXN67r4vXQ2Ekke37zZxmvjeH/AIKceLbqMRa3&#10;4BgkH/TO8I/mKmH/AAUo9fhm3/gf/wDY1nR4exlPWUbsqdZSPrVdU1Jf+X2T/vqnjXtYQfLfN+Nf&#10;JMn/AAUpzFiL4ZfP/tahx/6DW18Hv259U+Kfj2z8DXXhGCxbULgRwXAuCyr9cgVs8nxNruBm6lup&#10;9KXur6pexm3mumkU/wANQ2fhzUtQPyQnaf4ttdppfgvTbS2jluH82TaCzA8VeeeO1UJAgAXoBSp4&#10;SNPQxdZvYzfCHwcvNRcTzwkRry0kvCiumvfDWgaBHHbaXfLcXG7DrGvStKBde1zSkutb1JNP02Nf&#10;4flLCsu4+IXhnw5utfCmnLLJnBupuc/SiPM5e4rvyJlK+5fsrm88NTLcXmngGWPMYk7e9T2muJJq&#10;AvNSzMucla522n8WeNL77RHaTTt03bcKK6TTPhtqbASaxqUcQ/uJya0lKnH43qSr9CS88Tm8fzGf&#10;av8AAvYVk6ibrVWaG+1TdbNw0KR43exNT6xa6MzNo/hqG4uryGT998vAFZlz4Z8a3MLRxabNGcdV&#10;Ap05U+XsD5rnjf7a8Xh7Uvhi3hjRjFHeM6lY40HKj1PYV8P6raNptyLQX0Fw4H7z7MxYIfTOK+6v&#10;jT8JotT8Ca3oc8jQ6pc2pCXFw+0huuM9ga+Ddd0nVfBmqPp15c25mViGEMwdevtXRVinSVlcqlpL&#10;UcY74Jv8hsUz7TLC3zqwNS6LqdzfSMs7fdXIArRntILgZkjBbHB9K8/2nLK0jpUF0Kceps0W0fe/&#10;velIJ85JY+tQvZyWkqtKPlLdqvRW9rPHmIf/AFqXuR1BczIRLnpUkEp8wZSiWyC8x7m9adbMUfaV&#10;pSkpR0Gk7kklzGpxt/KoTcuTlFC1aMUTj51BqF7cB/lXFZwcb2sVqQnzXbJPPrUiWbtyz1ItuepI&#10;qQA42qaqUn0FEgktghAXmnwx7OCKnWMsfmpZI8c4qXL3bDW5GUB606KEdQtPjt5ZegxVmO3wAKlS&#10;7g4lR1Kt92lhOx+BU11bnzBsRmPtUlrYMp8yVx/u1LZRMsa4wwqu0Udxc+UiAKv3mAq4F2jGKbFC&#10;sRyqdanmQDooY4V2xrihzzijJP3fwr7Q/YI/4JR6j+0zptj8Q/iRr9xpuiySBxZQwjzLiPP94n5c&#10;/Su7LctxmZ4j2dCN/wAjGtXp4ePNUPl7Q7A6dYqDITuG7ntV0sM9a/ao/wDBMb9kZ9IttLuPhXYy&#10;fZoFjjmZTvIAxyeMmuB8cf8ABHT9nDXDJL4e0qawkbp5Ny20frX6jT4dxVOlGKa0RNHibBxiouLR&#10;+Suc9KK++viB/wAEUNbtTJP4K8ZSqv8AyzjuIwwH8jXifjb/AIJcftPeE5G+xaRb6hGv8UMhQ/kw&#10;rmqZXjKf2bnpUc8y2ttO3qfONFdz4u/Zn+PHgdmGv/DbUlVPvPDAZF/8dzXF3mm6np8hiv7CeBv7&#10;s0ZU/rXHKjVp/FFo9CniKFX4ZJkRGeterfBj9r34l/Cm4tdM1DUG1TRoSFexnb5lT/Ybt/KvKMkD&#10;rRwetTGTjqjS0ZH378OP2wPgt8RZI7GHX/7NvJOlvqC+WCfQN0Neqadq0sWy80q/YbuVlhk4PvkV&#10;+VwUDlRXZfD/APaC+LnwykQeGfGFysK/8uty5kiPtgnj8K6aeKlHyMqlGNRa6+qP1L0H44fEPw+F&#10;FrrTTIv8My7s133h39rRFVY/EOjN1w0kLZ/HFfIn7M/x/tPjN4Jjvtbv7KHWIZGS6s4pAGOOjBTz&#10;zXp4AI5r1KOYYmnrGVzyq+T4CtvCz8j6p8O/HfwD4hRTFqqRu38M3ykfnXX2uoWV/GJbS5WRSOqk&#10;GvidsdAcfTtW94V+JfjHwc6tpOsyeWv/ACykO4GvTo5tHarE8LFcN1Yu9CV/Jn2ARiivD/Cv7WYS&#10;JbfxTo7ZH3poec16B4c+N/w+8ShRba7HG5/5ZzNtP616VLFUK3wyPEr4DF4f44M7Ciq9rqNjep5l&#10;vexuD/cfNTqwNdBx9bMWik69DRg+tAC0UUUAFFFFABRRRQAUUUUAFFFBOKAGkheWP415/wDGr44a&#10;D8KdFkuLudTPs/dxhhkmtL4s/FLSPhv4em1S/nVWVMqpbqa+Evix8UtZ+KHiOXVdQnbyfMPkx7ug&#10;ryc2zOOXYe/2nse7kOT1M4xai/gW7G/FL4l+Jvi/4sOt6xI0jM2y1t1/gXPAA9a9C+GfgdfCmk+f&#10;copu5l3Sf7A9KwPhB8PjFt8U6tD8zDNrGw+7/tGvRgcjNfDUY1KsnXq/Ez7/AB2Ip0aUcLh9Ix09&#10;RWIAxinQQXF5IsFrC0jtwqrS2lpNfXEdlbIWkkcKqj1r6E+HPw30bw3o0DzWMbXhjBkkZcnPtXt5&#10;fgp4ybd7JHy+YY6ODila7Zy/7OXwfuPBNtdeIdckaS8vpC+1/wDlmvZRXqw+lNWNVXCjFOwK+xpw&#10;jSpqC6HxtStKrUc5bsKKMUYqzPmCijFGKA5gooxRigOYCcc0Z9qMCigOYPwoPSjGaMCgOYMe9GPe&#10;iigV2GPejHvRRQF2GPejHvRRQF2Rz3EduAZJFG44XcwG4+n1/wA+teXfB7xV8RPjfpMfxv0Xxbca&#10;F4f8TeDoYtL8H6v4eT7XoeqpLcedcSyiQeb1jQw4C5t8h/mNdb8U/htb/E7TdJ0y51q4sf7L8Tab&#10;rMclsBukezuUnERyR8r7dp74Y10yooT7uOPwoFdnB6R4t8afB39nGPxv+0De/wBta54a8Km88XXH&#10;hPR5JPts8EG+d7W1QF2LFWKxqCeQBXK/B39o3xR8fvibpmv/AA48LzzfCzUvDOrB9Y1bQ7iyvItZ&#10;stRt4FjKzbd0E8Msskf7sEi3Zs4O0dV8HPin4n8U/Bx/iV8bPCUfgi5tbzVv7SsdSlMaWVpa3tzH&#10;HcPJKFwjW8STF8bMSZB24Ndtpl/pusabb6tpF9DdWl1Cstrc2syyRzRsAVdWUlWUjBBBIIwfegLs&#10;8RvP2E/Aeh/Cnwz4Q+FfiTU9A8QfD3wzq+kfDvxPFcESaXFe20kKxSpEUFxBGTBII2/jtYXyGUNW&#10;/ofxA+G37OvhHwp+zz43+OcM3iTT/Bfl2uteMNQkaTUjp8FtFNdXVzIxBkJmhkcPJ5jiRmGcMw9N&#10;1vSbLX9Gu9C1JZDb3ttJBcCGZo2KOpVtroQynB4ZSCOoOa8T8U+HP2dv2TP2avDOk/tLazN4u0Hw&#10;jrFnp/h3VfGGkvrmpfari6FrYomI5Zp7hROkPnKvmFFLscbyAdzjP2f/ANsXQNG1TxJbftHftofB&#10;e9mvxpV5pFxoPi6zW0s7g2SR39lDG8omMC3ELzRtKzNtvNpY7DXjnwj/AOC8f7LHxE8cXXgn4tfH&#10;bT/h/rXgHxLfJ4m0uz8OXep2Hi7Tt9/a20mm3SxeZ5QeO1uGlEfOAgG19w+vvjh4c+JsEfg//hRv&#10;hDwtdR/8Jrp8fjCHWNKSTboLb1unt/3iBZlyjKTuGA2EbocH4l+MP2bvhX8Ytf8AEVn8If7a+KOj&#10;/CeXVGt9A8Nedqd7oFvdPssoZAgDlrlpNkG/JZicY5JqCPnX4Z/8HCX7D3jj4n2ngPxX4y0zwjp8&#10;154ktrzxB4l1Sa1htDp97BBYu/nW0Y2X8Er3EZZwY1hKsrFsjzf9lz/gtB+znof7Enxk8WWX7T3w&#10;9X4geGfGXi298N+GPFnxAjvDeO11JdRxWpkkjlu7NppJFtzFwYhEAQQRX3x8G/Fdv8Z/D2t+I/EX&#10;wVXQUsvF2q6TYQatGrSX8NndPbC8IaJdiStE7oPmyhVs4auG039lnwb8Y/hb4i1/43fshfDbS/HH&#10;ifRrjSdU0LVLOHW9JdbWe+SxlkYRx+ZG6T+c4CpKFlCMQ0YxNpDvE4T4o/tD/Df/AIKMfsoeOvhL&#10;8ANT8A6p/bGrav4M8QQ+OvEipb2kMJlgk1CFLNpGulyI5YNskO4Or+bGV5/Nn9kb9sTxp8J/2S/D&#10;Xxr8T6JpPjGH4CeNI9M+J/iyP7O2o6ppQ1C5vN2nQo5lzaR315bv5myGUsgVy0XP3b8Tv+Ddb/gm&#10;P8bPh8tj4m/Z103wN4svovtGsa98Kb640uOK8kRTOLaFi0S2+/dsieMhVwAPvZ+Gfgn/AME+PBH7&#10;P3/BRL4m/wDBHjxD8RodY+Fvjz4U2+kaD4u1XwykviPR5JDc6ta2SX8flQwlrtr65wyuJBZwq0a5&#10;DLMua5ceW2jPTf8Agkh+2z4S0nwF8G/B/jeG+8P+KvDvxW1vwn4Z8F6zaCx1O/8ACevXbhmht5XU&#10;yxWOr20cErJu2Rac+VDEKPsD9pj4e/Ez4s/sVeLvhr8L7u6tfin8E/G0ereFGVSzS3djcLqFgwZi&#10;Mx3NhMkLspOPOuEAZkZa+HdG+Emt+Iv2ytJ+Bn7QPgLULjx94D8SWdjpvi23sI11/T7jVYrO+07x&#10;nZR2+BJbRa0NQN9EpeJRqAaYbYzj6Y8N/tjaz+zx+1lc/HX4r694kTwD8UJ7fS9Rk17S7s2Wga3a&#10;2MH2vSrSd1Akjhk3ywhP3cryapAp8+3WNqj5hLyLH7BOifsg2cnib48fs+2f/CB/GD4hJ/Zf/CK/&#10;EDRbHS77wu81y8k6RIIITqISd2Zpg0pm+zRQs4aJgv1JqPxf/ZT+BvwdED+K9P17Q/h7fWdnqrWM&#10;serXekXAnSE3d0sZaSN45JPMmmIDIPNkYgK5HN/tIePfhN8LodB1r4V/FOLwHrPxK11LjTfGWj+B&#10;5Nc0XULhYCofUTAnkxxSIyf6QZ7ZpPJQefhNtfNnjb4N/Gj4ffF+T9vHTfAXhX4zSeJB4QtvC+u/&#10;DL4e6ZcHSpbi/eLVruweWSS4+xtZwoRundUn1adw5QSOjuTy6nm37bmqaT4h/aC+Ofg7xL8L/HFn&#10;otx4k8F+E9Lh8P8Aja6+x6vNHfN4o1WSylLRR6fcmwt4me3jdFD/ALwsSd1fn18dNQ+En7Svxs8Y&#10;fEr/AIJ7eO/E3jHXvG2t2Fn4u1j4rak01laaXeeIbay0y8s2vpFvnu1eCzjmkVZgkU0i/IFfH3L+&#10;1V4l8aC71bVfjV4w0HwDqPgPT18U2NvdatE91Y/FDxFqM/2HTJD+8gv0tdHTypo0EgFvcSScqFdP&#10;zb8a+NvAPg3xb4N8OfGv42+E/FnhP4b+D9Q0HRovhXHqltEn9i2upR6Tc3qLCJ4pr7WNT3rcGSNc&#10;ROxTbLEwy5u5qlofUnhn4ZeL/wBqp/Bfgn9oXxb4Z+DrDSPiv8QGvfA/iNVubx9auW097L7PdQYh&#10;gH2S/hYK7s8a5VomANYfxP8Ahf47+Hfh74naXDFf6ppfh/xpJ4u8EfG/S4VkkXS0ktL2zkvbGxhC&#10;3Ec1l4dvJBexQzI0tw7SLGqszcf4b8XeFvjPrnxGX41/D7T/ABUvgfwJ4fPgnxZo+vR6Jrh8LwG9&#10;1L+2rAXBWRZrudIboxhUmCahcJjMqJXrXhzwj4P+KXifUv2AP2Gfid40+JHge0k0zw/rXirxFqA1&#10;Pw7o01rDazxLBqIwzW7bdTFxZwyMq20kjRIm2VqNAPo6bwZ8I/Cvx18B+Gfj18WbPwdofw8+AfgX&#10;w7LrGpaxb2kk2pCeXXr2RDMdjy+fYaUsgIwTfIpVhLtPgfif4VaHpvxH8H/8E/tN+Pusa38TvD+v&#10;QfEC68X6Rp9ouqaBq0OkW9zo8TKsbqTcavrzPNKw3SpDJu2hgVb4H8E/sW3XwD8SQftCfBHSdX8W&#10;eJdP1LxrrnhXw7NqF4sOlarci+n1WxjvXVYZtP8AD1g8sTB2kLahHEG3Hy68j+FX/BQHRPgrqvjT&#10;9rbwT8KDrzahFBe+KNW0/X4JtVsLTUor1NFTzZjuuktraW6a4cblt57a1t5drQtuCUR6p4sb4PfE&#10;LwH+yrZ/EHxJrUPjLxx4W8YeJvhxr2uaTodrq2kWMkl1by37XEaJYXd5p0WkzNDJOimR7jcWkZVX&#10;+hr4A61pXib4NeG/FGj6P4f09dU0yO8ubPwrfw3Wnw3M2ZLhYZoQI5l84yHzB987m6k5/Ff/AIIc&#10;fsHfBr/gqt8cPid/wUe/ak0GXxFokvjKW20fwbfagWsi0PlCygnjQ4kjs7SNI1QvJFKs6bhiMg/u&#10;pZWVpYWsdnZWkcMMShY4YkCqijoABwB9KuHcifYmooJx1rD8c6F4p1+0sYvCfjeTQprXWLW6upks&#10;UnF3axyBprVg/QSpuTcuGQkMM4INkFnxL4y8LeDbW1vfFmvWunQ3mowWFrJdzBBLdTSCOGFc9Xd2&#10;VVHckVb1KxsdWsZtK1WyiuLa4iaG5t54w6SxsuGVgRgqQSCD1+maq+I/CfhvxdYw6d4o0W3vobe+&#10;t72CO5j3CO5glWWGUA9GSRFZT2K1lWPhjx7D8YtQ8ZXfj5pfDFx4bs7Oy8LfYkAtb+O4uXmvPOxu&#10;bzI5LePYThfs+QMscgFrwHZeAPD3gPS9H+GtvpFn4Z0zTYrXRbfRViSytrSFBHHHCI/3axIihVVe&#10;FC4HAAH5If8ABTHWfAHxZ/b4+A/x58TfB/xF4kj0v4hX+nWK6D8V7C/s3srO4sBcNBbR3Ma2+YHa&#10;Z1DCTeIzJhUIr9bPBXwp+G/w6+H0Hwo8E+C9P07w1b28lvDodvbj7MsMjMzx7DkbCXb5enOOlfl7&#10;/wAHJ3w/+Gn7M/7KPwW+JXwX8GeG9DvPh746k0vwf4PsPC4a0msby0k+3WwtrcoBbm3hYSRqo3CT&#10;IZCuTMtio7n5M/CT9nDwHP4m8WeLpPhT4k1640vxNpnhiTTW8Fy6fNpgN6dMSDddSCL+0JbiSyL/&#10;ADKUMcgP32Wv0S8KfHv43fGj453msX/wek8H2fxX8C2ev+HbHxNcW1xDcMDodpa6paSWhka3vbTX&#10;rSNprec4EDo7CFgzN87/ABvuR+0t4k+IXw7/AGVviJHY3nxSsYPiR8Pbrwr4ZGhWXjm+sVS6nsXt&#10;J4BPp8iXWm6lc2YDSG5m83dNMFJr3/8AZ1ufBP7Rf7P3hbS/2av2qfF3hXx1oMWp+PNN0/xx4ZTX&#10;IdW0XVht8QguY41AtpWv4Xs4JIRJLYpIkIkeOQZrc2POPh9eeKPhN/wVg+I3wz+Gnwbl1Dw9+0bq&#10;Xh/4jt4uWE/afCWnPfLd3F3GmQAbHULm6FwkpZQloY3RV80H9lPhlpUf7Pf7MlkPFmo3nxE8PaLB&#10;YSaDp/hbw++q3FpFE0Rjjg8vL3cUEiq8LbBLHHEu5pnQyH4Q0/4IftGeLPjT4O03xd4E0W2/aI+H&#10;7XHjLTG8I+IV0W3vbW7v5LfUp7GaUXMV3Z38SxXUkEqgw3zSmWNI7wFPqj4tftKfFpdA8N2Nvb65&#10;4P8AiR4b1WznuvA7eIfCxufFlhIrRXTR2J1Q71XIdF8yKQSmPZ5vKm46GctTwL9sTUfgH8Qf2bfC&#10;Xw2/ZG+PnxC8RTeM/ihFe3+i+G9Fj1S3vNZ1LVItVR/EYNkZrFI59iiJpLZkjDIVYR4Hzb4j1LWd&#10;L/aH1rxv8D/ipP4m1bQvjPZeDfCHw48QSPoml2Zk1W51CK1kuREZLuSaHw1ockUwJRftoGCCjLT8&#10;Xf8ABUn49/8ACJfET9pL9n/9rrSNUivP2jJtN8C/DXxZ4PLw+HrFgbeO8v32QyaWkTzRSLJcTNDI&#10;wZAiiN3rxXxJ8QvH/wCz38UfGnxu/amsvjJb+KfEPh7ULb4O6x4akNj4b1RktLKyfWTq0CJLHbeR&#10;Y211uttrRwoq7yzb5I5kVys52f4sfE64+P8A4G/av8G/Hb4reDtPvviz4i1WLxRq3h+LxHCsenW+&#10;y5Js/MjvNWkhjFpCZplREMk6bg8bZ/pI8Aav/b3gfRtb/wCEp03XTeaXBMda0eIR2uobkB+0QoJJ&#10;Nkb53Ku98Kw+ZvvH8Sv+CLnj/wCFnxa+N3w58NT/ALI/xa1Dwv4B0+18N6F8Rv8AhMr520vxjdK2&#10;ra7JqVvFdh7a0upGVfKkVoGaFw6GSeRB+2/gjwR4N+G/hWx8D+AfDdno+j6dH5en6Xp8Ait7ZMlt&#10;iIuFVck4UAAdgMCtKfcmoa1FGabkHvVGY6imgjPWm3N1bWcDXN5cRxRoMtJI4VV+pNAElFebePP2&#10;wf2Vvho7QeOv2j/BOl3Cj5bG48TWv2mU/wB2OAP5kjHsqqT7GsLTP+ChX7D2pJA9x+1j4D0uS5Yr&#10;BaeIPEkGm3DMM/L5N20UmcAnG0cDPI5oHY9morxfxB+31+ytoHiG50WT4p2t/a2fw91fxpca7oeN&#10;QsU0rTGhF6wktjIXljE8TeSql2VhtBJxXoXiP4tfDnwf8J7z44eKfFtvp/hPT9BfW77WrpWWKDT1&#10;h85p2GNwUR/MRjIGeKAszpqK+UfBf/BVX4d/HH4kwfDf9lD4PeKviY8tjqwvNW0XyoLHR76xv1tB&#10;b39xKQlqsw82aJyWaSOIlI3LKD1A+Fn/AAUl1ae38Z/8Ne/D/QbyaZ5bvwc3wpk1TS7aInKW6XA1&#10;C1upHUYDTkqHOSsKDCgCx9DUV4OvhP8A4KU6/cR29/8AHP4N+HLWNv31xpvw41PUZ7kf7Im1SFIP&#10;oRLj1rYuvhN+15dQGGP9sLTbdmXDS2/wyg3Ke5XfcsAfTIbHvQI9goz2rxjUfgb+1Ro+ktL4B/ba&#10;1C41bgq3jjwLpuoWLeoMNitjLj6TjHvjnCPiL/gp/wCDn/4mfwv+Cvj2FV+abSfFeqeG5m9xDPa3&#10;6D6eafrQVy3PoSk3L6189T/H39v9SLa0/wCCfOkyS95pPjNaJbg/732Mvj/tmK19N8V/8FCPEcCv&#10;c/BL4T+FMr/y9/ELUdYkz7pHplsv5SGgOU9u3L60b1zjNeUfCqX9taHxt9n+N9p8Lrjw21u5F54V&#10;udShvopQBtHk3CPG6nnJ8xSPRu3qQJ5LH+dAWHT3cFrE09zMsaL1ZmwOuP50V5f+0T4gvIYLPw1a&#10;krHPmadsn5sHCr+B3E/hRUOdnaxtGhKSuj+RvrxigrnqfypCAeABV3QfDPiHxNdrYeHtDuL2Zv8A&#10;lnbQs/8AIV+e8yjuz6Zc0tlcp9BTdw9a9++G37APxJ8W2kOqeLtUg0WGTn7O6F5tv06D869y+HX7&#10;EHwW8ESR3eo6fLrF0mD5l+2Vz7KOK4qmOoU3o7s7KeDr1N1Y+J/DHgTxl4zvBY+GPDV5eSN/zwty&#10;wH1PSvV/CX7BHxr8Q28d3qosdLjkOSt1NmRfwXvX23pWgaLoUC2ujaXb2sajCx28KoP0FWsY6n/6&#10;9cNTMq0vhVjsp5bCPxs+cfBP/BOnwHpgjn8c+KLrUpF5eC3XyYz7epr27wV8NvAXw7sv7O8HeGLS&#10;yUAAvFCNzY9WwSa9I+Ffgjwx441eW18V+MIdGtYotwuJFzuOeg6V6Fc/DH9mvwxoV54o1HWvEmsW&#10;emwtLfT2OmStGijqxYL049aUaOOxkb30M6mKwODlytanN+F/gd4auPCdv448f/FbR9E0+Zdy+fcK&#10;HAz7n9K7LxF/wUH/AGVvgH4Ys/Cuu+NLzVvJgCW7WWnuPOUdw2AGHuDXzzq/7eP/AAT48Eaib7wj&#10;8CNU8S3KsxW61ZQyZ9hKxA/AV8y/thftfa3+1j4qsdTuPB1hoOn6TC0OnafZKOFJzljgZP6V6+Ho&#10;0sJT03PJrTrY2r73w9Cn+2X8ZvCHx6+OuqePfAGnXlro8+wWtvfTs7ZC4LYJO3J7CvLdw9aj3kcE&#10;iml/SlKXM7s6oQjTjyxHlm9aQuf71Rkk8mipsUO3kHBbNPttQu9PulvbG5khmjOY5InKspz6ioiQ&#10;OtWvDWky+I/EVnoULNuuZ1jLIuSMnGcU/skto/VL9krxiutfBXw3qXiyWa5ZdPjFwzSZZiB1J716&#10;VffFHwxpQI0fwpEzDo0xzmvJ/gx4Wsfh98LdJ8JaVdSTLa2qq00n3mOO9ei2vw28PavYJd3Xju2g&#10;aRMmPj5fzNfK4mNH2jcjOLkat9ffFPx5oX2O20O3t7OZcq5wMr+NZel/CHxXZX0N3dappytHIreX&#10;JNuz7Yqn4z8M6lo3hxrrSviwLqK1XC2kdxtJ9hhq89iuta+0LcjULjzA2d5kNZ0qcpwag0l6Dk+W&#10;R7lq3/C42v207Qxaw2qjAuIYwin6VRm8B/EG/bdqHjOFj6faj/jWL4a8EfEzx5o0WpL42UxsuPJk&#10;uCCB7gVpW3wG8YRDM2uxbv8AroxrH3acrXS+Q9zHvZvEfgLWmt7fVkMzR/NJC24Ef41pLqHxPuYF&#10;vVmvmjYZVlHWm6n8KPEmixNeXkaSxoMtJHJnH51c0LW/FOlwrBa6hII1Hyo2GFae7ON1ZsnWL1Pl&#10;n9vNvi62mQazbaldR2nK3yoGViMcEn0r5JtdJvb3LpE33s7mPWvvT9sv43fEY+FNQ8Ix/CW5urd7&#10;UrJrXkDyUUjnoO1fFOlzSlfJccKODjrU1qk400dFGKb1K+i6TNaStJcf3cAVpFkAwWH50OoaIr61&#10;XW1OefXjJ61x61pHRpFEM0TSTM2c81Ys4zH3/Cuy+G37Pvxb+LF4tr4I8CX94rNgz+SViH1c8V9K&#10;fDv/AIJA/GLxNopn17WoLK6cDy0SNmRPqe9enh8ozHGR/dU3bz0OaeKw9GXvSPkDdxyppBGrNnbX&#10;6MfD7/ghfBOI5fHPxNupD/HDZ2oQfmSa+gvhd/wSJ/ZU8B+TPfeDpNWuIznzdSuGcE/Tp+lenhuD&#10;82qS960V5nNUzbCxWmp+POheC/FniadbTw/4av752OFW2tHfP5CvYvhx/wAE3v2t/iZGtxpnwxur&#10;OBwD52pN5P6Hmv2m8HfAH4a+CLVLTwx4I02yjVcKtvZov8hXX2nhy2gXEcCr2+UYr6DDcC0I616j&#10;fojhqZ1U+xE/I/wf/wAEOf2idbiWXxH4x0XTc9Y/nlYfl/jXp/hz/ggdbPCreJPjlNvI+YWmlD+r&#10;V+l0GjAdEq5FpAH8NezS4SyWnG3Jf1ZxyzXGSejsfnz4c/4IKfBKAZ8Q/FPxBdeohhij/pXXaN/w&#10;Qw/ZJtolXUNQ8SXTf3m1Hb+gFfcMWlrj7pqxFp6r/DXbT4byeH/LlGMswxkt5s+MIf8AgiD+xgeP&#10;7M17/wAGzc/pV60/4IjfsURLtk0HWm921aSvsdbZBwq1KluK2/sHKf8AnzH7jP65i/52fHeq/wDB&#10;Ff8AY3vbBbPTfCN1buo/4+Pt8hY+/WuO1f8A4IP/AAFvmb+z9d1G1U/d2TE4/OvvkQqOSKUKBWn9&#10;iZTy29jH7h/XMVe/Oz8xvFP/AAb4SSO0ng/43NGpPyx31jnH4gis3S/+DfDxYbpP7Y+N9p5YPz/Z&#10;7E7vwya/UwjJ5o6DArz5cJ5HKXN7L8Wb/wBp4z+Y+B/hv/wQt+EHgnU7fVNa8TXGrPGwLrcL8rY9&#10;q+0vhn8MfD/wx8N2/hvw/ZRwwW8YRFjUAAAV01FexhcBg8DG1CCj6HJVrVazvN3AdOaKKK7DIaUD&#10;cMM/Wo5rC0n4lt1b6qKmooAwtW+HXhLWoyl/osDZ/wCmYrz7xt+xT8DfHKMms+DbOTzPvbrda9eo&#10;qZU4S3RcalSHwto+PfHv/BGr9mnxZHJNpEd9o9w2dsljN8oP+6eK+Yfjh/wRZ+OfglZtV+FOt2vi&#10;O1TlbST9zOR6DPymv1gJIHFNxntXn18qwVaPw2fkenh86zDDtWlzLsz+fXx/8Hfil8KdQbSviF4C&#10;1PSZlOP9KtGVSfZsbT+dc2xKcMrf98mv6GvEvgfwd4xsmsPFnhmx1KFusd7bLIP/AB4GvJfi7/wT&#10;3/ZY+MWnfYtf+GWn2sgXbHd6ZCtvKn4pj9a8epw/UX8OR7lLiimrKrC3pqfiHY6lf6bdLe6ZeTW8&#10;ycrLDIUZT+GDXq3w5/bR+NfgLZbX2rrrNmv3odQ+Ztvs/X+dfUXx6/4Ie+MdLuJdW+AHjiG+tyCy&#10;abrLbJB/sh1GD+IFfPHjH/gmv+2b4K02bVNQ+Dl1dRw53rp0yTvj12qdxH0Bry54HHYeVnFnuUc0&#10;y/EJOM189D13wJ/wUD+FWvRR23jGyu9HuDgOxXzIs/Uc4/CvZ/C3jfwl4z06PVPC3iC1v4ZOVa2l&#10;VuvqByD9a/M7WtB13w5eyaX4g0a5sbmJtslvdwtG6n0IYDBqTQfEviHw3cLeeHtdurKRWyr2twyf&#10;yNZxr1I6TR2+5JXi7n6hhhnAoAIOQfyr4r+F37fvxE8Jxx6X4709NctY+BcZEc4Hu2MN+Ne8+Av2&#10;1vgb43kjtJtck0m6k/5Y6nHsXPoHGVP51tGtGXUhxdtdj2rTPFXivRJPM0nxDdw+gWYkfka6DS/2&#10;kPjLoUylbuz1CEfw3ClG/MVxVjqNjqdut5p19DPC65WWFwykfUGpgBjgV3UsZiKe0mefWyvBV/ig&#10;j23wn+1/Bcstv4u8KXFs38UsMgda7/w/8c/hz4hYJba/HFI3SOf5TXyngA5FJkg/K1dkc2rL4kme&#10;ZU4dwsr8kmn+B9r2upWF7H5trdxyL6q4NT5HrXxponjDxX4dlWXR9euIdv8ACsh2/lXd+H/2pPGm&#10;mBY9ZtobxcY3KArf4V30s1w9TSWh5GI4fxlP4LSR9IUZPZa8r8PftTeDdR2xavFLaMeMuvy/mK7r&#10;Q/iD4T8RIr6XrdvJu6KJBmu6FajU2kjyamFxFH44tfI2hnuKKYkyOMq2afWpy8wUUUHHSgOYCcdq&#10;yfGHinTvCeizavqNwsccMZLM3Ham+MfGei+C9Em1vWbxIYYULMzGvib9oX9pnxB8WtUk0rSJ3tdH&#10;jbEca8NL/tN/hXm5lmmHy6leWsnsj2snyXFZxWtBWit29v8Ahyl+0H8btR+KPiKWGC4YWMLkKqtw&#10;+Ky/hr8Mp9cuI9Z1eIpaowKrjmT/AOtVj4a/C06mqa7r0ZEWcwwtxu9zXqUMMNrEscCKqKMBV6V8&#10;LUlWzCv7et8kfofPh8pwv1TC79Zdx0USQoI44wqrwqr0FKoLHb+FCuGGa6f4ZfD7UfGOtLI9uy2k&#10;UgMkh6N7V3YfD1MVUVOP/DHhYjEQw9N1Js6j4H/DRrm5TxTqsJ2ocwxsv617JtCrtUfSq+k6bbaX&#10;ZpZ2yBVRQKtV9vh6EcPSUEfC4jESxNVzYDjiiiitznCiiigAooooAKKKKACiiigAooooAKCaKjnl&#10;MUTSBdxUZ20ANubyK1aPzh99tufSps56Vm3TxazpTS2x3N1UdwRTtE1IXUHkyuPMVf8AvoUupXK7&#10;GgDntRQKKZIUUUUAUvEnh3QvGHh6+8J+KdHttQ0vVLOW01LT7yESQ3NvIhSSJ1PDKysVKnggml8O&#10;+H9E8JaBY+FfDWk29hpum2kdrp9jaxCOK3gjQIkaKOFVVAUAcAAVcooAKwfiH8N/CvxQ0iy0bxdZ&#10;NNDp+u6fq9n5cm1o7uyuorqBwR2EkS5H8SllPBNb1FACKCo5P6Vzeq+GPhxpHj+1+LOtW9laa9Jp&#10;66Ba6rcXHltLDLOsi2oBO1maUKUXBbdkKfmbPS15x+0j+ztoP7R3h7wvomva/cacPC3xD0DxbaTW&#10;8SsZJ9Lv4rtIW3Y+WTyyhOcgPkdMEATw/wDGHT/iB498bfBPW44/Dt5puoPpuhy/22i3esw/2daX&#10;M93bx4VgITerGSC+GAYkbgow/C/wB+J3gb4sfCvWtN+Kura14f8ABvwx1Lwv4n/t3VpXuNZu2OlG&#10;01GVB+7luP8AQ7rfI2GzcnHUivRNc+GXgnxR440H4i65oSTa14X+1f2HfMzK1t9piEc44IyGULwc&#10;j5VPUVD8UPix4S+D+iWuv+Ml1Q2t5qkGnxHSdBu9QkE0zbULR2scjJHn70hARAQWZRQBct/FzT+O&#10;7rwKfC+rL9l0qK9/tl7PFjLvkdPISXPMy7NzJjhXU18A/wDBfr4O+JvG/gbwx8Tvht4P8VaRq3gk&#10;y3/ib4naFbRfZNK8Plke4juWWdLl1S5t7G5YW6tKsEFxsK72r9FNrKcZqj4n8PWHi3w3qHhXV491&#10;rqVlLa3S+WrZjkQowwwIOQehBB7g0McdGfj1Z/Hz/goD+3D8E/hZ4Pl8TeG/Dvxn0D43XGmax8TG&#10;8L2k2n+HL5ZdQ1JYP39uA0UGnW6Qxxwk/aHkhkNx8uZOj/bU0/UNJ/aG0Hxb/wAFN/hRqHh/4Eye&#10;LbTWdNv9Ls0vrB9aht/sl9PqNpH9stY7S9wlwkMhEqCMSxP5/nq/H/tb/BP4jfArwB8TP2EbH4k2&#10;2tfAnwL4Dg0vxV461x/7QvfA0JjivtKlk06Ge2kudT3TPCk0YIlthaB/MZGjNz49f8FBv2lfhb4k&#10;+EvxFGkprcz6Lo1nfXXwgtReaf4m8HavK9tZ+Z4c1MRSWl+dRS1WJI3bcn2hBMg+Q57bm3oZtt+x&#10;doOjfAW6+D/7GH7RPjbWPEniL4tapF8GfCeu/ES41T4f65pUD/2j9r+zESwXmnw2UgilJMifbovK&#10;f96Co+oPg/pf/BTvTf2efEH7R158dvEFndeB9HvpNA+HWveC7fUr3W5oAWvLS8treDT4x+9txFZt&#10;ZuwWNmcTTJKqDxn9oy9ku/2ivD37TT/GD4/fD2x09Vt9L0nVvg3FoNrot5f2EOmXUVrqWsypY2MF&#10;wEhl8hVcpc+ZLGzNIQfJP2tP2zP21/8Agl38c9O/Ze+N/wAedfXw/rPhObTPhr8RII18SW+r2KTS&#10;Mf7f02+ljLXgEio93byxvs6iZfkSFK0mPWVjzKD9oHwb+xT4c8OftZ2vwj1q01bxDYvr3iHS59Qv&#10;10LQPiFq8dyNNX7LdxzTCfTtFmuWKfKskcsBLbgj1+Xniv44eDdM+N9r4t8IafqVxpFrqF4t1f6p&#10;Na3GqavayTSATzs8bw/aPJMfOwkTK0gIZg1T6/8AFvxXoFjD4HHxh+IwV761uNBufEVzKunR2s1k&#10;bOfUltZDIxd4dixOmGSFOGJChew/Zn+Feg+JrLxhqegfBvUPiJcQ3+mwaTfX3hWWOKRpbpU02zjV&#10;WaOKa8nRPM8xgPsttcpGztKcZF7HfeBPiRpvjnwpf+BviX+054t8Lx6h+/t9YvtNl1rStM8Mz6dF&#10;Lb2FzchVuGlkvrTS7FJGaOO3NszIV3Op+mtB+NPxc/Z//ZPuNB/YL8RW/jDTZ7i+tPirrGtQQ6Lq&#10;66xfQWunTXlpDcYCz2+myWqS30m9ZZ9WabEgilceV/CD/glT/wAFJV8CaxP8I/2d/D/iyz0q+0S/&#10;+Knw3uEh8yPULO2vLiy0+SCC4ka5je3uYS2CrtM6iRAUeRvob/gnl/wQ0/br8cfF7SYP2kvAniD4&#10;H+G5vAs2mweIvh/oemm/vLi50xEnXU5ppPtEaugZHQpIN7yw4iEjk6x5lpYXunknxw/aN1r9rD4N&#10;f8KpuYPEHi7xJ4XsVOpeINPsx4ZW10m6tIHm0NFtpZkubm6mSCyiGwxzWenw/Z4y1z83inxH+Lus&#10;fFfwr4f1jw7peg6J4bi+GuoaJN4bt75dQGmnUrkWKSXsemOtxFFbxxWXlLcROsctpaF0ea4y/wCz&#10;n7On/Bvl4Lu9Z8L/ALQn7Q/iHWJviboPiiO68S6X4jvI/EPhrxJJbTCCTUPsMxAha8tIYXRVZBaO&#10;sapGUhCN6D8TP+CLfg7WdF8YfD/R/Dng3xN4dHgnxCfhlceMNHin1Tw5rmqXDS3UDOkapd2cp2sJ&#10;bjfcW7qTHJnDB+zlIj2kYmv/AMECf2Z/2af2Xv2ILW5/Z5+Lt14ksfGF3HqeuNrcKW99YatHElrf&#10;WkyAhkeO5hlTYyhlxty4AY/dSsBhc/lX5U+O/wDgi1/wST+I1lo/xK+Cepa58LfCtvqeseCr+bwP&#10;r2sQ3R8Y/wBsWdhZzhZGkGLa4ttQiLOojPnI5O1Ny+72Hg79sz9nbwP4T8YfCX/gqXovjzwbr91p&#10;2m+Frf4yeAF1CXUZ7x0js0GraVJBMRK7qoeaKUncCX9dFdaGT11Pt24kWKB5Du+VSflXJ6dh3NeP&#10;+Kf2p/E1h8NfDfxY8Efs2+NvEGn+IPBeo+I57Ozs1W/09YNPF1b2Ulvku13csywxxD+LcCQQqnyL&#10;xZ/wU2+JP7MGkXUn7fH7FvjrwrbWJYXHjj4a2snirw3PGP8AlsZ7dEurQH0uLdAp4Dua5zwv/wAH&#10;GH/BHvxJeDTpv2u7fSbgN/qdY8M6lblTjPJNuQOOeTjH4Ucwcp9FfED4geDPhv8AEb4e/E3xdJ4s&#10;s9S8e3EXgzSfDsdw7WcN3cxS6gJLmHPlxyxJZTJ545G8x/NuUV6UdEm/4SNdfGs3gjWya3/s1XVb&#10;cksD5pULkvgbQScAfnXx74z/AOC/X/BHrw1p66neftm+HNWaNw1va6Ppt5fTGTB27Vjgba2M4yR3&#10;xXOyf8FzrPx1psWvfsxf8E0v2nPiZpMwLQ+INL+Gj2OnzJ2Mct06GT/gKkD17Ucwcr7H3mOOMVzH&#10;xW+HOn/EfwnJps99/ZuoW6yS6Nr0Ol2t3daRcNE0ZuLdbqGWMSeW7pkxnIdhghiD8a6R/wAFsvHt&#10;vaSSeP8A/gjp+2Fpc0bYVNN+Ep1FHX13RTAjHpt6d+1dTo//AAWr/Z8u9La98S/s0ftG+HbhV+bT&#10;9a+AeuLN0zj93A65/wCBU9GPlkfh18SvDOo6b8UtS8W+O/G+qax8MNV+JCaFaeMvD+nS+H9d8Oaw&#10;tzrN9o0lvcX1jYQxxxtfSJcCNcQRAgLEots+z/G34O+CP2IW07wT8a7aw8YeBvFHiiwNv4f8AfFE&#10;+KPEWi+IZpYDdbp2tt0DamiJO1qyusqxXUayjzP3n17+2f8AseftCf8ABYK7m+LuheAPiRceGbTS&#10;r+y+H3hH4x2Vp4Q0zTJrhYw16Y4N+rStvijKu6wM0atHueKaVX+B/Ef/AARO/wCCoH7CHha1+K8v&#10;wP8ABvjbR9Us5fBnibwXqXjQ6iLs3lzNbpcRq8UEdrEZJorqJw7vbPEJ2eMhwM3ozTmufSmhftP+&#10;D/iD+zxo/iq5+A178XPh/wDDuxvtYuPCGu3+p6DrngnWIIVm1rRNM1u0uGlmS2iklnitLqKJXtYQ&#10;Ipn+zssWR8XPjp8CvA954W+Inj/9iH4Y/DnRbiHxG1vaXnja2t9U1vRp5dmka0l5as+oauWFtNG8&#10;InWFpp7KVZIcRTr5Z8bPEn/BQD9hibwt/wAKB+CfxK8N+INDsvD8mrWmka9/wmXh83GtabJ9rgvI&#10;ryx+2Xc5htFC2YkmS2COUuMeWX+X/h3pviH9qqPVtB+Cn7Dlh4avPBul3dt471C6j8ba1FLPP9o8&#10;4R2enpIumQpIqzJA6Dy5LdS0jAMonml2DlXc96h/4KJ+Err4KaD8Br/xh4D8KeA9J1vUtK8aSeNb&#10;Oa48Qa5p0+oZurq60m2vDLNfS28kSTzT3KXG17iG2df9Kd/kvxR+1l44+PHxu0/UvHnhG3uNW1Tx&#10;BDcvoFrql7peira7nh/sma0MsUVpDcGQSzzI5AjkRV8vLg+7fDL/AIJr/tF/F/xzoNp4J/sT4cwz&#10;TaX4u1H4ga54NhOlaTp0+lXH/E5uNRubdLzyLmS0ndIjEllHIRvkWVo6/SL9gf8A4IE+MPg34Hh+&#10;H/izwb8Bb7SvJg1Gb4hXGlXni268YtcR3EEnLvYfYLVbZlItUM8UxuNxlJRWoSlIfNGKPB/2efB/&#10;/BZ/xlZ6T8Lb7/gov4G+C1rr3xJTw7ren+CPCKXmrQ+ItUsrjXgLy4W3XzGeF3fzI7to1MqRg54X&#10;0L45/s6f8FcP2MPj54L+C9v/AMF/dbk1zx1aXE+gal8Qvh/OujO8MiRtDNcytexRSF5YlUSAAmRA&#10;DllB/QL4HfA34B6n8IfiR+zL+z/4Uu/Cnij4d6vp+iyeLte0SGWZtfstB08aZrieZ5iXIitzZ7Sy&#10;4IiZSmGJb0X4L+H/AIh6Tq+vfDf9rj4t+D/G2ta5qlze+BdPj022t7j/AIR5LHTYrmJrfYGdRfGd&#10;2b94Alxbqz52qNeUzcmfBXwz8Sf8HMsfjLxZ8L9D+Pv7PfxB1LwHfwaf4jkuNDubVorqeyivYU3f&#10;Z7aN90FxA5KZCh8Ebhtr2L4Vap/wcjm7jX4jeGP2WPs7f637ZfaxGwHsbcN/Iivo39kyfw74/wD7&#10;V+NfiPw7pOj/ABWurPT9F+Lmi+HtdmuLXTdUgtkuUtJE3+SbiKC8hzMF8xozEpYqiKurperftD/D&#10;Xw78UvGPj+zTxs0fia6v/hr4Z8Pxww3TaQthZrHYszKgMxu1vG8xicLKo3YG0HKTzeRyeh+Gv2/P&#10;GWiprfxT/af+F3g3Slg826m+HPhCa8k8vGS6X2pXTQoAPW1bjnNbGgfsFfs43d/J4t+LOkX/AMUt&#10;Wuv3j6p8TtUfW4xnkG3tZv8AQ7RecgW8MS88DkZ6Lxro+hfDjwh4V+C/gH9nXT9Y8J65rC+H9U0D&#10;TbOCDTdG0qS1uZJbiS38sxNADEIjEFUMZ1H+ye80rRdI0bRYPDejaXb2dhZ2y29rY2sQjhghVQqx&#10;oq4CqqgKFAAAAxjiqJM3wn8K/hb4HSP/AIQb4beH9HWNcR/2To8FsEHoojQDH0rF8a/s/wDhX4le&#10;M9J8X+P9SvNUHh3xAmr+HdPuIoPs+nz/AGG4spAuIwzrJFcylhIzEMRtK4xXP/Cj4K6L+x18L9B+&#10;EnwG8H+JvEWjnxDFBdLrnjS41CfTbaVv3tyJL+V28qIKpFvEVGCdig5z6xQFzzHxn+wX+xr8ZL+S&#10;Px/+zN4Luri9tpra41KHw9Bb3hhkXEkYuYVSVVcABlDYYcEHApukf8Erv2MNKs10mf4c6pq+l/Z/&#10;IOgeKPGmravpbQ4x5bWN9dS2zJjjaY8Y46cV674dBOtQc/xH/wBBNdeOBisKmj0N6avE5Xwr8IPB&#10;fgbR4fDfgvQbPR9Nt0C2+n6VZxW8MSgYAWNFCgY9BWl/wh1p/wA/cv6f4VsUVHNIvliY/wDwh1p/&#10;z9y/p/hR/wAIdaf8/cv6f4VsUUc0g5ImP/wh1p/z9y/p/hSf8IZZf8/Uv6f4Vs0Uc8hezj2Mb/hD&#10;LL/n6l/T/ClHgyyz/wAfU36f4VsUUc0g9nDsY/8AwhtlnP2qX9P8KQ+DbPp9pl/T/Ctmijml3HyR&#10;7HK+IvhD4T8V2os9ftTcIrZQsRlfocZFFdVRRzSZVrH8vHgj9gv4JeFis2tW91rEw53XkmE6/wB1&#10;ePzr1fw34I8I+D7UWfhfw3ZWMY/ht7dVz+VbVlb3eqXsen6fbtJPMwWONerMewrurH9l7406mNw8&#10;MrAP+niZVr8d5sVidrs/QpSwuH3sjz4hfatnwF4Pfxz4kh8Oxapb2Zm/5b3TYUV758Nf2Y/B2h+G&#10;Gm+K2kW/2yNmaSZ9RCxhO3PGK8q/aW/a+/ZO/ZS1m10PQvh9Z+JNTkh81f7PvEkSE9g7c4P513Us&#10;srO0pvQ4ambUnJwpptnS3H7JlnpVh/aeufFrR7S3XAaaRsIP+BFsVs6Nrf7FHwY8PRj4g/Erwve3&#10;iE+ZeS3iuXPoFya/Pr9qr/gov8Tf2l/Dn/CBQ6DY6B4fEwkNjYr80hHTc39BXzw0szndJLu+tehD&#10;D4WjK8YnDKWKrxtOVvQ/Qv8AaN/4Ky+Dfh94rl8L/sz/AA90DVLKGJcazcW5VS/cKuOQPWvB/jB/&#10;wVP/AGofi74WuPBkupado+n3lu0F5HpdmFaVG6jceR+FfNYc+tNMlbc8to6Cjh6atfV9yRn7nnPW&#10;mghegxUe9utBfPVqnQ3V9kSFx1zTfM9qZnHGDQrbugNF4hqKGb1pdzetIcgZ20oRyu4IanmQ+WQh&#10;JPWvf/8Agnn8OE8U/Gr+09X0eaS1s7FpFkaHMe7PHJryT4UeA9c+Ivj/AEzwtoVq0kk91HuZY9wj&#10;XcMsfav1W8EeDNL8KaFa6Rp9hbxNDbqjtDCE3sByePeuPGYiNOnZbsznpoWHskWNYoY9qrwoxjFa&#10;Xh/w/wDD+4sjJ4mvLtbjcQUiX5cdq6bwx8J9Y8RWC6s08Nvbt92SZvvVc8VeA/Deh2Fva6Xe/arx&#10;WzcSJyuK8eWFrSp8z0/Uw9tGMrGRZ/Dj4ZXQxb6Pq0n+15bc1Q1D4KzXmrsnh7TZoLXy8hrrjJ7j&#10;vXc2Vh4tnsoiuqxxR7cKq4ziludH1+CEzSa75nqqyda8uNWpF6SOhxTVzj7D4TeJdNjV9PvVP95Y&#10;ZiCK1LPTvHGnfu3u7xe3LE1uaRoNyzbkujGev3+TWzb2+pQjbJMT2+bB4olUlzWlZhYwNInvV8yP&#10;V4DdeZ97zO1aEehaBefdsWhbrlelbS6UJ2VniXPtV+T4V/E7xNpOfh5ZWsdwzALcajG3kgZ56ck1&#10;th8PWxVRQpRd32JqTjTXvs+cv2irP4+3nhPWvD3gL4bWU1jJaukl7cXwMjoRyUTHX8a/PzTvD+s3&#10;2pnS9P02ae6Mm1oYYyzbs9MD3r9v/Df7H/ijVNMa1+IPj+SUTJtng0y2ESkHsGOWxXZ/Cz9ir4Bf&#10;CWJU8G/DTT4Zd2WuJIQ8jH1LHkmvqsNwfjsRb28lFfezhlmtKjflV2fkX8DP+Ca/7Rnxhmgur7w7&#10;Lo+ny4JnvEIfb7LX3N+zr/wSK+Evw7WHVPF2nf2tfbQWlvlDAH2U5UV9w6d4QtLSMJDZxr/urWpb&#10;aFGDjyhX12X8M5bgNeXml3Z5lbMcRW0bseb+Dvgb4P8ACtqlpo+hW8UaKAqpEBj9K7Cx8LW8AULb&#10;KP8AdWumj0dEGGQVZjsIU/hr6CNNR0SOKUnLcw7fRVUYCVai0cA5C1sR2UWMhalFuhOCKq3KSZaa&#10;UO9TJp6r1H6VpC3QdqcIUHagCiloFONtSrAQOFq0FUcBaXA9Kq6ArrEcc04IAMGpGCA9KbVAIFUd&#10;BSkA9RRRQAAAdKKKKACiiigAooooAKKKKACiijNABRn2oooFcM+1Ief4aWigXMNwP7tLjJztpaKA&#10;5mIyq33hSSQxyDDoD9adQzbetBJyHjz4E/CP4lW7QeN/h9pOpKykN9ssEkP5kZr5o+Ov/BG79nf4&#10;kPLqfw/Nx4XvmGVWx+aAn3Q8D8K+xGfjgUjEEcVz1cLh62k4o7KGNxeHknTkz8dvjF/wSL/aq+Gt&#10;xJceF9Gt/E1kpO2TTZMS490bn8jXgvir4E/GbwTdSWnir4X65YvEC0n2jTXAX3zjFf0AFQTkiqt9&#10;oWkanE0GoaZBMrLhhLGGyPxFeTV4fw8neEmj3KHFGJgrVYqR+APgj4u/E34aXguPCPi29s9p+a38&#10;wmM4PQocivZNA/4KMfEeyaCPxB4V068RFxO8TNG7+/oK/Tj4t/8ABPn9ln4wQyHxF8KtPguJMn7Z&#10;pyfZ5AT3ymK+Of2kP+CKXiPSJf7Z/Z08Ri+h/wCWml6xLtkX/cfGCPrzXm1sox2HXuPmR7WG4hwG&#10;IaU7xf4GZ4A/bo+Dfi/ZbazdzaPcNgbb1fkJ/wB4V2+n/tCfB3VNVbRbLx9p7XC/w+eAD+NfEPxU&#10;/ZW/aA+CsrJ8Q/hhqljGrYNwIC8R99y5FcAXaGTcX2sO/SvNdSpT0mj3Kbp1VeDT9GfqXa3lpexL&#10;cWl1HKjcq0bAj9Klwor82vBPxx+KPgKZX8N+MLyNV/5YySbkP4GvXvB//BQ/x5phWLxf4ctdQjxg&#10;yQsY2q44iIckj7IwMdKdHPPbOJbaVo2BzuRiDXgnhL/goD8H9cKQ+ILS+0uRjgtLFvjH4rXrPhr4&#10;p/D3xhBHceGvF1jdLIMqsdwu76YznNbRnHdMicFKNpI9O8PfHT4ieHtqQat5yLxtuV3cfWu10T9r&#10;jU49seveGkZf4pLeQg/ka8a8yNhuVgfegkgV108biqe0jz62U4Cv8UD6e8NftE/DvXyFfUmtJO6X&#10;K7f/AK1aGr/GbwTYWrzxa9byMq52xyAmvlHGe1U/EGrjQ9EutYeNpBawNKV7nA6V2xzipFe9FM8u&#10;XDOGlL3JNeRa/aN+NviD4t69/wAIp4b8xrKNvnjj6u3ofYVzvhT4JXYmh1DxDeKoRg32dBkn2Jrk&#10;/wBnj9oHSvGnje80HU9Fhs5rvL2bRqWZ2HUE9uOa9zgvbS6LC3uY328MFYHafevmK0o47EuvN310&#10;XbyPoac6uV4OOFpRt3fckijjiQRRgKF4CjtUsVrNckRwRM7McBVGc103g/4SeJfF8CX8ESx28nIk&#10;bvXsngP4Z6J4OsVT7Mkk/wDFMy5JNe1hMprYhXfuo+axmcUMPJpPmZ5P4I+BnibxJLHPqUP2Oz6s&#10;0nDEew9a9w8P+HtN8NaZDpel24jjjXHTk+9X1XaMD9KXnvX0ODwNHBx9zfufNYzMK2Ml723YKKKK&#10;7ThCiiigAooooAKKKKACiiigAooooAKKKKACkYL1alprpvBUjg0AY+o2lxpU7alp8nyN/rEXkD3q&#10;jNeRCb7Zbny2JyV9G9vY1fvdPvtOdriwZmiP3o25x+FYVzJh9ksH7tuQVb7p9KxlJxNo6nVaXq0e&#10;oxY+7Kv3lPf3FXK4uC7ns3WSF87Puup5HtXQaL4itdR/cyMqTd1zw3vVRqc2hMqbWxqUUZFAORWh&#10;mFFFFABRRRQAUnymlOccUgDZ5NACgAdBXC+Ffib451z4/wDjL4Sa38J77TdC8PaHo2o6D4yaR3tt&#10;bku2vVuLdQYwqSWzWsW4B2JW6jYhQV3d0c9qayOf4qAHEA9aMCmsXXvSb2oKsYem/DP4daN4s1zx&#10;xpfgnTLfWPEn2b/hItSiskE2o/Z4/Lg858ZkMafKuc7RgCvzO/aS/wCCJutfGW6+M8Hw08Vav4Ib&#10;XPiFaHw/pN9cW97o40dY7S+a8023eIyWF1Hd3OpeSIZrYecuHYRkk/pvda1cWepSJKu6HP8AD94c&#10;VW1e5hvLiO7gkDK8f6g1nUsy4pn4d/G7/gjX+2r8fvgz8QPhl8cP2yPGnjHXvCOnSeLfCXw+1zQ3&#10;mk8R3lxZP5OoiY6pJHa3azvc2UkERaENbrKVk89Wbl/Cv/BN34p/8FL/ABn4R8B/He5+Itr43PhW&#10;NPj14y8Y3FsJNOvbW0lGmaTJpMYhe2jEqxzJdDc1zE8n70F2r92p3bcWRvmUU11JTch6dPasXY15&#10;j8w/2U/+CBnwf8FjX/h38YfgP4Vso9Q8LapDd+JtFuLjUJ4Z9RkEMdrYXt6ftCR2tnBKoJjUgX6I&#10;WleN5n++Na/Y7/ZS8beJ9D13xj+z14TvLjRYVtdPkbRo0EVuu7bbkKAHhG4kRMCmTnbnFehFiD5q&#10;jrSs2CQp54K0REbPgH4Z/D74V+HI/CHwy8DaP4d0mF2eHTdE06O1t0Y9SI41Cgnucc1t+Vkc1Bpt&#10;011ZxXGfvIM1Pub1rqOdnm3i/wAR6X8CvGF54+8c+OtavrPxvr+i6F4f8OxWrzrZXsjGD9yqkkI+&#10;7zpWwAiQyOx2g46L4n/Ffwd8ItP0jUvGd1cRx614m07QtPFvatMz3l5cLBApCg7VLuMsflUZJ4FY&#10;enah4i+Ifxi1fQvHXwVuNL0fwLqVne+EPFl1q0ciazcz2c0c0kUEfMQhWaSI+YQWL5C4ANbHxD0f&#10;4XePdR0f4dePdQsZdQXUbfXtF0mTUvJupJtPuYZ1uI0Vw7pFKYN+AUxIqvw+CDNDw94G8H+EbG8s&#10;fDvh61tLe+1S41G7hhiwkl3cSNLNNjP3nkZnY92YnqTXkHx60T4qfDf4V+O4PgX8LbTVrXwT8J0v&#10;vhh4WksRcQ3niGzN3PbW6whg5ZXgsAnI5kG05Fe74cHcrc/zrm/h54b8X+CfDF5b/EH4jXHia6bW&#10;tSvk1CbT47cwWct1NNb2ipEMFYIGjgDHLP5e5jliKA5ir8Qv+F3S/CKaf4ZJ4fi8cCxhkgh1YSvp&#10;7XAKGWIldrhWAdVbqCVYg4IPgfxL/Yi/ZI+PP7RPjT4peKf2YPhv49sV8Gro/iJpre3urz+27Vnk&#10;S1eMofIm+zXQBkDK7K8asCFTHvcPx5+E958NfD/xe0/xfDN4c8UTabFoOqQwu0d21/LHDaYG3cN8&#10;ksY5Axu5xg1y/hf4HeJvgppPia/+DurWt5rHjb4o/wDCTeJbrXt3lm3nntoriOMKeGi0+BIYuxaJ&#10;Wb7xoDmifF37Kn7Ev7G3wS8OfDv9of4B3V98P4fj5q1le+A9D/4RHTda0/w5NdaOb86dJPdQSSJE&#10;Xtbh0kjlhYyy+VnGxV9++LX7QX/BQ39nvUPFU0HwA8J/Fbw34U8L2urSa1Z6jceF7rUHle5D2lpE&#10;yahFcyxLAjPvkt/+PmPAPU+kfG/X/hd8J/BGnfASz/Z1ufE+n32g3EOh+EtK0FG097e1WJHswSvl&#10;ROIZGZI2A3rFIF5UA+uWNhaadZQ6bp1stvBbwrFBCijbGijCoB6AcevFTyhzdzz/APZl/am+Ef7W&#10;Pga88b/CbXvPbSdZudG8SaTNJH9r0XVLdylxZXKxsyrKjD+FmRlKsrMrKx9HCrjpXyZ8cPC0nwa/&#10;ai8Xftm/CfxXrEt94X8M6LD8R/h//ZDJZ6jobXF49xfwyBB591HGXmVh5hzYSQ/L55K/U3hrxJoH&#10;jDw9YeLPCms2upaXqlnFd6bqVjOssF1BIgdJY3UlXRlIYMCQQQRVA7dC7tXris/xT4Y0Pxp4a1Dw&#10;f4m01LzTdUsprS/tZMhZoZEKOhI5AKkjj1rRooJMvSfB3hnRLa1stN0K3jWzWMWx8kMyeXF5SHcf&#10;mLCP5AxJOMjJ74vwo+B3wz+CsOvQ/Dzw2tifE3iS/wBe1uRpGke5vbyd55nLMScF5Gwn3VBwABXX&#10;UUAcP8QP2av2fPinpzaR8SPgl4V1y1fR/wCyWt9T0GCZDYefFP8AZcMhHk+bDDJ5f3d0SnGQK7S3&#10;tre2gW1t4FjijQJHGi4VVHYD0qSigDjP2iPhXqPxz+BHjL4LaX40u/Dk3i7wxfaOuvWMe+fT/tMD&#10;wmeMbl+dQ5I+YYIHIpNPfwz4H8Z+FPhXp/gDWLiSPwzdR6b4jTSfNtdPt7c2qG2muz/q5Jd0bJGf&#10;9Z9nkJ/1fHaUYBOcUAeR+OdD8R/AnxfZ+OPgd8ILG+0vxh46W++La6ekranctNZRWEF5axZEbMkk&#10;Nj57OUCW0EzqHdQG7XxN8KfC3i34ieGPifrBvP7T8Ii9/sfybp0i/wBKiEUpkjBxJ8gwu7O0kkAn&#10;BHT0UAIQpOPxryz9o64/aZvJdF8I/s6WVtp73VzFfaj4oupoXjt1tb+xll054JY3yL2z+3QideYX&#10;VCMFgy9V8L/h7rfgAeIH1z4gap4gk1zxRearCdSkyunQylRHZQLzthjRFAHdizcZxXVUAIFBHK0t&#10;FFAF7w5/yGoP94/+gmuurkfDn/Iag/3j/wCgmuurnq/EdFP4QooorM0CiiigAooooAKKKKACiiig&#10;AooooA/BXW/2UPGNvdyTP+1H4V8PxxsrW91agNPEwxzlnx+lcx8U9C8K+HPCuqax44/4KhavqV3a&#10;2jm2sNLvokLTBeF2ITnJ4r5C/bP/AG5Pgz+0Do+j6R8FvgTH4SmsbhpLy9+XdOpUgJ8p5Hfmvnv/&#10;AITPWM5JT8q+DSp4fSmj6GPPibTrTf3I9H1v4qfFHW/Mh1j4g61dxuSGFxqUrBh7gmufk86eQySu&#10;zN/eZs/zrlG8X60TkMo/4DTZPFGtSDBudv8AuisZSqSdztj9Vjs/wOs8mUjllpPs7Z5fFcYdZ1du&#10;Pt8n5019Rv3Hz3Uh/wCBUfvO4vaUTtPKQH55h+dRy3WmW/zy3qjH+1XF/aLg8tM5z6tTSc9aLS7i&#10;9tTW0Trn8S6DH8vn7v8AdXrVeXxtpicRWkjfpXM0UuS+7D6xPojoT45iB409v++hTf8AhOQeFscf&#10;9tBWBR16ijkj2F9YqG1J43unPy2a/wDfZr6k+AHx6/YJ034YWGnfFnwN/wAT6NCt/NJp7zbmz95W&#10;U8DFfIJAPUUcZziplRjNW2IlUqS0ufpd8If2mP8AgnloOoCXwJrWm6FcSKFMtxYy27N6ZZhj9a+j&#10;vAfjXwJ44tVvvBvjPT9VhYZVrO8ST/0Ek/nX4hgjtXW/A7xfo/gr4n6NrfivUdUh0WC+jfUl0m6a&#10;KZogfmClSD/+quWeXRqbSZnLm66n7x+EdJ0W+0qM6trlwyq2Es4c4rpGtYtO0m4Oj+F/IhZNrzT/&#10;AHiPXBr5x+Ff7bnjDx34H0XUf2Vf2bL7xFoMlx9l/tHVNWSOVVTAZm3ZYn3brivo6yPjXxHpUUni&#10;NodP82NWlt94Ypx93I61rVw7w9Hl3dv61OHmcqlzH0zT7N4/9JumVvRa0LfTtLT7hZv61HG0Nlcy&#10;WwCzBWx5g71ajurdj/qMfSvjqilGo0z1I8sopkkVnBuyi8VoW1mJFwelVYZUarMYZDvhlx/s1Mk1&#10;Ha4y7pkN3YTbrRk2n7waMH+YrsfBXiPxWupxW1ndvIu7/VKoAA/CuPsdQMsuySHawFex/s/aZpd7&#10;HNdzR7pkOF3enFfQcM1MQ8yhCnOyOLHKn7Fto9O8M2s13p6SXKYcgdu9bkGmxrwy80aekUSBYwMe&#10;gq5GFHFfs+258yNjtEQY21IsAzwKkUpjOacNp6sBRzQXUCPyfapEhBHIpv2qzXg3UfH+0Ka2qacv&#10;W+i/7+Cs3Wp/zL70Pll2JwoXoKWqZ17Rl+9qUP8A38FNbxFoP/QWgx/10FS61LrJfehqMn0Zeorm&#10;dR+LPw+0u5+yXXiSDzO+3JA/IVJF8VPh9MVWLxXZsT0HmVzf2ll/M4+1jdea/wAzT6viLX5X9x0V&#10;FU9N1rStXj8zTdQjmX/pm4arg4GK64zhUjeLT9DOUZRdmrBjnNRnrUlRscNzWkSQoooPJ5FUAUAk&#10;84owPSms2wZP5UE8w7J9KMn0qMSbjytORif4eKA1HUUYHpQODwKB3CiiigYUDrRQR3xQAUUZoBoM&#10;wooooAKKKKACo5CScD1pzEjoKaCPvFRQNBRR+FFBYUUYHpRjB4FBPKFNIVxginUYA7UEmfq/h3RN&#10;dtWstV06G4jkGGjmjDKfwNeEfGX/AIJofssfF4yXeofD2HTbyTn7ZpLeQ2foPlP5V9D+2KOgrKpR&#10;o1lacUzajicRQlenJo/L39o3/gjFrfgTw3qnjX4Q+PpdRi0+0kuf7J1K1/fOFXO1GTqfqK/N2b4q&#10;X+j6pJpviLw3LbNHIUeNsq6YPOQa/pgkijddkiKyt95dvWvG/jh/wT+/ZJ/aEQSfEv4M6VcXGc/b&#10;LWMwTZPfcm3P414mMyKFTXD6eR9VlfE3sU44xc3ZrdH4RaV438NawFFvqShjz5b/ACmtu1vbm3cT&#10;Wd48bdQ0MhH6iv0G+O3/AAbtfB/xL5upfAj4n6h4fuMZjstUX7RBn03ABgPzr4k/aG/4Jkftyfsq&#10;y3F/deE7nXNFtuf7W0NjPGUHcp95fxFeDXy3GYfWUdPI+qwuZZTjvdpVEn2ehH4S+OHxY8CXn2vw&#10;144voS3DRyTGRSP91sivSfDv/BQX4zaNAsOr2elaht/5aTQtGx/FSP5V8p2Pxca0b7Hr+kyRzRtt&#10;l+XBBHqD0rotJ8beHdYAFvfqrH+B/lrj9pJaI7pYecfsn2d8OP8Agolous6pDpPxB8Itp6zSBBfW&#10;c2+NMnGWU84+mah+L37RPi3XNdvdH8L6w1vpgZolESj98vrn3H6V8kvd28AEkkyqv97dXqXhnW7H&#10;V9LiktJd22MBufaufGV6vs0kaYOnDndzoPD3iLWPC2rw65ot48NxC2VdT1B6j8RxXsHhD4gp4ltG&#10;msdRmguG/wCPiFZirZ654PSvEuDxmptP1G80m7W80+5aGRT95a82nUlT1R3VsPCtHX/hz9Cf2df2&#10;2D4Ztrbwb8Rof9DjASO/jX7g7bh/WvoDRf2mvgdrt4unWPxG08TOcKsshTJ9MnAP51+WvhX4u2t2&#10;yWfiGPynJ2rMg+U/WvRn0DWxZLqX9mS/Z5EDrMqZBHrX02E4ixVOny2Ul5nxeM4Xwcqjd+Vvsfp7&#10;bXMF3EtxbTrJGy5WRGyGqUZxX56/B39pz4lfB+7SGy1WS803d82m3khZMf7PdTX2h8Ivj38P/i7p&#10;cc+hazGt75Qa4sZG2yRtjng9RX0+X5xh8do/dl2Pk8wyTFZe7/FHud1RTUYNyppSQRwa9c8XQWig&#10;Z7iigAooooAKKKKACiiigAooOccUmQaAFooAxRQAUUUUAZeq/wBr2sxu7KXfH/FHjp71g3t607G4&#10;it13H/WKvf8A+vXYvkrgVy2trc29232iBcs2Vki43D3Hes6kbo0pmXI0JbMbtC3oRwajkZ1PmA/M&#10;P4lqxI6uNs0OfpVd44wxNvNtPdWrneh0Gto/jKW1ZbfUPmj6eZ/EK6a0vLe+i822nV1Pda8+ZXU/&#10;vFqWw1O90yXzrSXHOSvY1UK3LoyZUubWJ6FRWPovi2zvwIbn91L0weh+la4YHvXTGSlsc0ouO4tF&#10;AORmimIKKKKACiiigAIB60xl7Cn1n+I5Hh01pY3Knco4+tA0Z3iS3MV8s4+7InX0IrMC7HLotSy3&#10;089uLSVywVgyluoqKRgw3I3SsZa6my2Gu4c71PSm79g3/wAJ4ppJZt6cN/OmxspO1j97j6VlLcY9&#10;cFWj/KkjYZAPY/zpu4wygHrROuyTeP4uRSGjo/Cs6tZtbZ5ikxWqBk4rn/CU2L+aH+/GGH4Gug56&#10;Zrqi7xMZLUBHk5B/+tWbdeC/Cd54rs/HN74asZda06zmtLDVpLVWuLeCZkaWNJCNyq7RxlgCAxRc&#10;5xWkM96KogKCHYYQ80Vk+MNC1vxFpS6doHi680Kdb62ma+sYYZHeOOdJJISJkddkqK0TEDcFclSr&#10;AMADM0zxR8MvG/iXW/hfp01nfX/hG4sm1jTGtsrYzSItzbHkbd2AsgK5wcHrV/wp8QfBPjy51a28&#10;GeLbHUptB1aTS9bjsrhZDY3qRpI9vKBykgSWJip5w6nGCKg0bUfh23j3XNA0KbTF8Rrb2l34ghgU&#10;C5MLiSO2kmwNzKRFKqk9o2APasD4Kfs6eCfgf4g8deMPDt5qN5q3xE8XS+IfE19qN0XMtwY0ghjR&#10;AAkccVvDDCu0ZKxKWLHmgDvlUdduPalVQvSlGcc02Q4HX/OKAI72OSeCSGGRVZkKqzJuCnHBx3xn&#10;OO9fPeh/sv8Axy/Z5ij1/wDZV8f6KsdxYxnXPhl4ihkg8Nz3uMy3OmtEsk+kGRyxMaieDGMQq25z&#10;0GlfEzxx8fHuvAw+Gt5Z6HJ4u1/w94i1zRfFAt7rRxYufstxj5ZD9o2j5UJKeYhIKsSOl0rwh+0H&#10;ffFuz8ZeKfiLpFp4c0241e3j8NaNZyMNTs5haGxnuZJeUuYDFcgiP92wnHGRQBwGj/t5XfhSxmH7&#10;Tv7M/j74fzWhYXWq2Wl/8JFor7SQ8kd7pfmlY1IOWuIrcrg5Uc47/wCCn7XH7L/7SEBm+An7QXg/&#10;xcygmS30HxBb3E8WO0kKv5kZ9QygiqjfsxeB7PW/BmneGfDWk6T4Z8D6nda1oun6fBPFcW2rTPLu&#10;mSRZhGYnS6vFlieNt5mDBlIwfGfjz+w18P8AUbzXvil8TP2XfBPxi1jXPijYXFnPrPh+2W+0Lw9N&#10;JaRXW2dYxJK1sguZ403EscKSMmgpWPrQE7hnv2pTuJ4NfKzfskfCT4m/siHxt+yb4A1TwjrfifwZ&#10;Fq3g3Tde8Sa1pyWdzNbiaCC7gtb1GhwWEcio3ynON2BmnqX/AATlXSb+41XSLq78SW2u+IdDe48P&#10;+MPF2r6ha6Hp8aKuprEZ71jMZNrMm4Eqz8ZXgDuhWPqbWPFPh3w+EbX/ABBY2Ik/1f2y6SLd9NxG&#10;auWt1b3sK3NpcxzRSLujkjYMrj1BHUV8hxf8Eiv2aPiR8JF8M/G79mf4R6b4ut/EVnqEXibwR4RU&#10;rMLS8iuYiUvRJIqyeWYpYHklRkZvmO7C7fhn/gkz+zf8N/EOu+I/grNq3gebxH46XxBfDwpqU+mf&#10;Z7c2sMMmnW/2OSJYoGkh84ZDbGkcAbTtE3HY+paK+bfh5p37W3hX4peLvhF4Y+LPiDVrPQktLnRd&#10;U+L3hO1urXVbWeMMRZ6hpLWzr5MgkhdLqGWf5A/zq6s3Tn9pL40/DvUotG+PX7KfiOO3Zfm8W/De&#10;dfEGlL6b4R5Woo3qBaSIOP3jcmqJPa6K8K0f/gph+wZqsE93cftSeFdLW1vpLG6XxDeHTGt7pG2v&#10;BIt0IykisMMrYIPBArp9c/bW/ZB8O/Z49S/ac8Cma8wLKztfFFrcXF0T0EUMTtJIf91TQB6dRXg/&#10;ij/goT8G9G8TaT4K8MfD/wCJXifV9ckuE0u00X4c6hGlw0MfmyYuLuOC3yqAtgyA47VN4F/b7+Cv&#10;izx7rnwp17wz448K+KPDVnaXeuaH4k8FXita29zv8iTz7ZJrZlcxyAbJWwY2zjFAHuVFYPgH4nfD&#10;n4paQ2ufDbx5pOvWkUpimuNJ1CO4WKQdY32E7HHdTgjuK3gwYZU0AXvDn/Iag/3j/wCgmuurkfDn&#10;/Iag/wB4/wDoJrrq56vxHRT+EKKKKzNAooooAKKKKACiiigAooooAKKKKAP4l+nQUUbW9KXY3pX5&#10;+fSoSinbR3agIP71A7SG0hYA4p+wUqwmRgkaszNwFUZJoDlYzNGR61veHPhb8RPGE32bwx4N1G8b&#10;OP3NoxA/HGK9a8O/8E6/2hNd0IazPaWFizDKWd3c4kP5DiolUpx+KSLjRqS2VzwfcPWjJ7CvpLwf&#10;/wAEzPi/q0qv4t8RabpsQlw6RsZXK+oxxXtvwy/4Jg/CI69FYatqN5qj3GI44rmYRqreuVrKWKox&#10;0vf0NI4StLVqy8z4GsNO1DVbgWumWE1xI3SOGMsT+VXrXwN41vpTb2fhLUZJF+9HHZuSP0r9ZPC3&#10;7Eeifs82RsfD/wAN444c7jfJGJmb3L8mvSvh/wCGPgPc6OsPidpNP1RmIkuFQBTzwOlZ/WpOpy8t&#10;vUv6vTVPnTv6H4y2nwT+L97IIrb4Ya9IzLnauly//E16B8Mv2B/2lPifNHFp3ghtP8yYRq2qSeVy&#10;e+Otfsh4Qj+HfgC7uD4d+K2iOrx77i31Fk3BR3+8K4+5/bF/ZknE1z4ht9JZreRlaW0b5iQcZAxm&#10;tpTqKmm9GzCPLKo1FXX3fgfCOk/8ETfjtYMlx481+3hgOGb+zIjK2O/WvfvgN/wSa/Zh0ywiuvFm&#10;qXF3qyyH91qynbkf7IwK9g039qfUb+4/tv4aX082jyTfuYbqTjYOoGQT/Kuq1b9qPwrqccMOs+Gr&#10;6IIcmeC1WTaT3+Vt36Vx1MUk3v6f8E1lTrwivdTv1XT7x3w+/ZeT4UafJZfD/wATWen6b9+S3sMx&#10;B+54HGa6WzjvxbrFGJnRRwdxbNQaFr/h7xPZx3ug6tDPHIudqthh9VPIP1Fa0OoahZw+RbuNvpt6&#10;V5GJxE6nwq3zMeWT1nb7kS6T/aVtHJLHbHpyGWrdvrtmBtuYdr9/lrOXWdYBybj9KW51C3vbbdNb&#10;4m4/eL3rzXTlKV2ilKPQ3N1o6rPFIdrd17UQzqJMq+5fUmufs9SmskZARtb+9Rb6/ZrdLZJcI0zA&#10;4QGnGnKF9R/HZI7Sz1FUGWbpXp3wi+J3hbwlbyPerceZIP4V/SvE7O5kmG4nBH92tbStQUHyZpPm&#10;PC1WCzSrl+I56aXMb1MBGtTtJs9t8Q/tHa1czoPC9uLeJfvNKu4tVaP9of4iDn7Rbn/tgK81juUj&#10;+aRwv+8atR3CvyrA/Q11VeIs4q1HP2rV+z0HHLsHCNuRHS+K/jf49u7hb2bVLhewS1Yqo9+KoQ/F&#10;7xJqSeXJ4uvA3Ty2mYH+dZwfcORWN4nsIHg+0wFY3Vv++q8+rmWYVHeVWTv5s6Y4fDxikoL7jppN&#10;e1Zn/eazPub/AKbtz+tQXniDULK2adr+4bH8KyN/jXBi4uhMsvmvuXvnpW7pHiZ7mRLO5h+bH+sz&#10;/SuX6zWf2n97NfZ049EXm8W+J7j5oLS4K9t8h/xqGXxjrNky/wBo20iKe4mNaCyZFUfEcC3GmPiP&#10;cy/dJ7UOrW35n94clN9B+n+KNP1CbyfmVjz+871ojLjeG/KuCKspwx5/Our8K+d/ZKmaTcNx2n8a&#10;zUpS3Zdux03hrxfr3hO/jv8ASL6SNlbLJuO1/Y19Q+DfEUHijw9b61BIrebGCwU9G7ivkvIzsNen&#10;/s+/FGz8NzyeE9auhHDO+63kb+Fu4r7jgzOKmHx/1arL3Zd9kzw85wKrUfaQWqPes01l3U2GWOZR&#10;LE4ZW5BU9akr9cT6nx+zsRnjig5zkVJSMMiq5gGc9xTWTJzTqCSBwKq5GzGFG7ClUMOcUFj/ABCm&#10;0Bcko5zkUwMR3pQ/ODQPVDiSOcUUUYHpQHMFFHToKKCgoHWigdaBS2CiiiggKQNnjFIxx3puSWyD&#10;QVykhBPem7CBxSK+TgmlLMDjNAWY05B+7R70u855pDz1FAXtuHPpRznJoooFcKKKKBBRRRQADikI&#10;bOQaWigBuG7mmz20dzE1vcRLJHIuJI2GQ34dKkooDW9z57+O/wDwS/8A2NP2gnmv/F/whsbXUJsl&#10;tQ0lRby7vU7cA/lXxP8AtIf8G7mp2kNx4h/Zl+JfmMiMy6PrXDNj+FZF7/Wv1cJxTWUHkiuHEZbh&#10;MQvej9x7GDz7M8E/3dRtdnqj+av43/sp/tSfs/ySWnxe+GGu6XbQyFftktuzW7Y7h1yuK534c/Gb&#10;xR4AmEcMn2q1/igkbp9DX9M3iTwv4c8X6LN4e8U6Ha6hY3SlJ7O7gDxyA9ipGDXwL+3P/wAELvg9&#10;8TtGvPGn7MdpD4X8RLul/sxWIs7o9SuOdhPbHFfPYzh+cYt0nzLsz7TLOMMNWahiocr7rb/M/PTw&#10;r+034G1mILrTvp8n/TQEqfyrv/B+uaT8Qr+HTPBeoxajcXDbYobZtzsfTHWvlv4v/BP4nfAjxjde&#10;Bvil4RvNJv7WQqVuISFkwfvI3RgfUUfBf4s+I/gf8R9N+JfhMRNeabLvSOdcpIMcq2Oxr5aeBjGd&#10;ndPsfZc0alHnotO+x+qHwR/ZL0rRJ7Hxd4zBuJmgzLptxGMRv/8AWr3ZbS2EItVt1EYXaqbeAPSv&#10;k/8AZ/8A+CtPwb+JM8OgfE/TZPC+pSYXzZJPMtXb1D/w8+v519U6Fr+i+JdOi1fQNWgvbWZQ0Vxb&#10;yh0YY9RXbTpxpxtFHzWI9s53qpmV4j+GHhPxJbGKfTlgk6rPbqFYGvOte+HHi/4a3i+IfDGpTOkJ&#10;z9otjtkj+uK9nqOVRIm0ruX0PQ0pU03daMyjN7PVHnXhH9sX4z+HL63fUNfN9bxMBJFcKPmX0z61&#10;9Q/CD9qPwf8AEbTYGur6G3umH76JnxtP418v/EX4OWl9DJrfhiMQzKC8tvj5X9cehry2KSe1kJjk&#10;kjdW7NhgfwruwmcYvAztP3l5nDjMkweYRvTXKz9QrfUbO5iWSC4Vlb7p3dam8xexr82IfjD8ULeG&#10;G2j8c6gqW/MarcH5a660/bD+Nlro66TH4gLSBcC6dcuBXtU+JsLK/NFo8OpwpjI25JJn3zvHalDC&#10;vz4h/aw+PMFx9oHxAumx/CwUj+Vb9r+3T8c4LT7PJf2cj7cLNJb/ADD8jVQ4kwMn7yaM6nC+Pjs0&#10;z7hv9W03S4TcahfRQxr95pJAoH5mq+keK/Dmvhjomt2t1t+99nnVsflX52+PPjf8T/iVlPFnimaa&#10;Fjn7PGdsf5Csjwn418U+CNTj1fwzrU9rNG24NFKRn8KwnxNSjWtGHu9zphwnWdG8ppS7dPmfpuHy&#10;cAUpJxxXkf7L37Rdv8ZfDxsNWKx6xZRqLkDpKOm8V6wZwg3ORX0dDEU8RRVSGzPmMRh6mFrOlNao&#10;h1fW7DQrCXU9TnWOGFdzMTXEeBfjjD498Wy6HpukyLaxoW+0N35rgf2ivimmuXi+EtEu828LZumX&#10;ozen4VY+AenajbhJbW2Kxy4aSTb9+uNYqVbGezp7Ldnf9Tp4fA+1qL3nsj3dTkZpahgZxGMmn7m9&#10;a9M8gfRTNzetKGbPWkA49KhvrKK9tmhljDfL8u7sfWpAWH3qDuY4BoDzOL1DT9S05/8ASPl/2uqn&#10;8aqvI54ubX/gS13M8EdxG0M67lb7wbvXJa1o15p9w3llli3ZjbqMelc9SnbY6KdTm0Znjyj8sVwV&#10;/wBhhUbQvkgDPupzUhS9HXDCoZlKjJiKmsGbK4jK/Y1o6P4o1LSz5bv5sf8Ack7fSs3duG3dRzjG&#10;acZSjsDipbneaL4hsdYj/dPtk/ijbqK0Nw9a4bwIx/4TTTeP+XpB+te4bF9K2jWZjKiuhxG4etG4&#10;etdvsX0o2L6VXtWT7LzOI3D1o3D1rt9i+lGxfSj2rD2XmcRuHrWb4ongTS2ilPL/AOrwOpFek7F9&#10;KNi+lT7VgqR4p8sy7l61Ex3HDfK31r2/YuMYpdq9lqeY05Twp9wblcN+H+NOAMy7wPmHUcV7oBjg&#10;UY9qkOU8LP8ApEO7HzLw3IpskiPbZB+ZeOte7YGMYowPSgOU8X8O3Sf21aiNs7oyjc+2f6V1yhPX&#10;9a7nYvpRsHStI1HEUqfMcNhfWjCV3OxfSjYvpVe1ZHsvM4YKvc1j3Hj3wVaeO7X4YXXiaxTxBf6X&#10;canZ6M1wv2iazgkhimnWPqY0kuIVZsYBlUHrXqOxfSkMaE5xR7V9g9keWweAfC9r4+uvibbaeE1q&#10;+0mHTby6SRv3tvDJJLGpXJBKvNKQeuHIzWxketd3sX0oCqO1HtX2D2XmcJuHrSH5hgGu9wPSjA9K&#10;Pah7HzPN7DRNG0qa7n0vS7W1kv7r7TfNbwqhuJtip5j4HzvsRF3Nk7VUZ+UVbP3a73A9KCARij2r&#10;D2XmeQ+FPGOu63revaZ4i8GT6LDp2tfYtFuLq8jf+2YRawzG5iVTlVDySxbW5zAzdCK6HcCOG+ld&#10;35KZzinAbRgUe1fYPZI8h+KHxP8ABHwV8Baj8TfiPq0tlomkoj6heQ6fNdNErOsYYxwI8jAFxkhT&#10;tGWOFBI6ENzhhiu8dA67WpEjRBtUUe2Yey8zhdw9aNw9a7zA9KMD0o9qHsfM4FlVjk4/z/n/AD25&#10;2y+KHh3U/ipqXwetLfUJNU0nQ7TVb+4Wzb7KkdzLPHHH533TMfs8jGPqqlWPDCvYOnQU3yI85xR7&#10;Vh7LzPnO2+HHwh8T6N8Rvgh8P9V1HQ7q/wBVe68VyaWsqSW15fRxzNLA1zG8OZFwx8sMgZn3AOXq&#10;t+y38KPD3grTtc8SSfs4eC/AOtXPibVbZW8K+Hbexa+02O9mSznlMQJZpIFjkbLYJY8L0H0oYIyc&#10;kUojUdqPbeQ3T8zynwd8O/Bfw+OqnwX4ftdO/tzWZtW1ZbZSouL6bb5s5GfvOVBPqck5JJO0oIH+&#10;s/Ku+wPSjA9KPai9j5niPjP4B/CTx34gXxlrfg22i16OHyYvEWls1nqSRdohdQFZdg/uFtueoNct&#10;ev8AtB/A61ku7MXnxS8O28m77O3kQeIrWEt82xv3Vvfqg5Ct5MxRfvXEhG76XKgjGKb5Mfp+tHtQ&#10;9l5nlfwa+MXw6+KeqSHwR4liurjT3C6lp0sbwXlkzKSqz28irLASASBIqk4r1ZTuXcKj+zxZzipF&#10;AUbRWcpczNIx5QoooqSgooooAKKKKACiiigAooooAKKKKAP4m6CaIkmncRwQszMcBVUkk+leifDv&#10;9k/47/FFoZfDngW6S2mGVvLxfKjA9cmvz2Uox+J2PqoxlLZHnJKYzmug8C/Czx98Tr9dM8DeFbvU&#10;JCwBaGElF+rHgfjX3r8Hv+Ccnwd0DSNOufFfhubWNYgiD3qs7PEXxz8o7CvdfAXwu8KeEGh8OeHv&#10;D1totm0uGMdqEVfc8VxTx0doRbOyODt/ElY+MfhZ/wAEutS1PQo9Q+KHitrC6kIP2OyUPsX0LHv9&#10;K94+F/7FXwH+FN5Dq2leGvtl9AvF1qDCQ59QDwK+nNS/Z88WxWv23w/e2mqQ4zm2mG7H0zWRZXnw&#10;d8ARSab8cZ5tLvDl4TNMI9yj0BOT+Ga5ZfXqsuWWiN41MFTjzR1/M5LQ/DH2yf8As7QtKj3lS3lx&#10;RqucV0Gg/DHWL69gOuWdxZ2Ux5vPJLKv5Vc0rxL+yl4ilV/B3x9tbS4b/VrcybOvb5gK8s+Mf7Yf&#10;xM/Z7+IK+E/h78SNG8VaL5CybPsoZY+uY9wPX/GtaOXy3qGFbMlLSkey6j+zlrSD7V4Y1uz1SPr5&#10;ccgDflUviTW/gb4UtLPT/iro9z4Tu2AjhvtpETuO+7pXz940/wCCi1t4m8D3dnpHwuh0nxHcRhYd&#10;ZsbraITnO4AAH8K8l+Jv7WHxm+LvgqLwD4+8QR39rDIsiySW4EhIzjLDrXdHC4em7xOH6xjKqSl9&#10;5718d/2u/iP8BPGdjpPw1+KWk+KNGntvMa3aHzNnP3WbdxkeleW/Hn9sGf41+HLXSLHwDZ6FdQ3H&#10;mz3mnyFWkOOnGOM814aT/fNSI+OK01UeVLQI01zcz37mgbu7u5mubu7kkkbrJJIWJ/E05FUD5R+d&#10;VY58HIFSpIM4LVNrmhv+HfH3i/wqgi0PXJoYw2fKDZX8jXY+HP2lfFlncLH4gs4bqHozIuxvr1xX&#10;mXm+9HnD1rOVKnLdGka1SOzPqHwD8U/Dvi6YXPhzUZIbyLnyyxSRfp616j4T+Mvi6wuYrC/Zb2OS&#10;QLulb5hk4618R+BfFjeDvFFvryqzLG37xQ3VT1r6c0bW7bVrC31exl+SZFdWVun5V5mJw8Ys7Kbh&#10;iIWktT6c/wBKkgWQBVZlzz2qi9hrjz5bUYxH/dSPn+dR+AtXstV8L2txa3LzfuwGaQ5O73rZjm8p&#10;/Mwp9jXgSlKMmZexp9iotmOFkYtjrk1YtrS3jkzHCuf92rkUunXIxLGFb6VIunOPmjYN6VjKtraR&#10;qqcYrQmsVKx7iatRFUkDk4xzwKpebNA2yVsGrEVyG4DVyyp3lzGsZRNtmtr2JRKOPaoRptxbkyWd&#10;6R6DPSqsd6yDmpP7TQDAeq5Yy1QcxJHr2p2RaFpFk2t/FVi31WDVF8nUFXduyqisl2Luznuadazr&#10;Axduvbiso83NYs6CP7DCMRRr/wB81m63C5l+02yjaOu0VF/ao/v0h1DzAwDfw1vKD5TNMki8TX0S&#10;bWjU1rWd/aaza+XJz08xfQ1zLncen5CtDQbqK3kMJGC3eueLbdmWaUnhuB5fNs5/J46Bay59R1Wz&#10;uGtotQZlRsda6GCUMM5rm9Rtp2v5DHGz5c/dXFOUeXVBE3tC16fUZhbPZkbV+aTrV+Vn8zB6/wAN&#10;Y/hGzu4bh5J7aRV2/wAR4raukyu4V25faWIjFu1zSn8Wp3nw0+PniPwdJDpuryNeaerAbW5eNfY9&#10;6+gPDXinRvFemx6ro12ssci54PK+2K+PVYjgmt7wR4/8ReBNQW80e8bYT+8hb7rD6V+hZbnuKyut&#10;7DFe9Ho+q/4B5GZ5LTxUXOlpL8GfW3TiiuM+HXxg0HxvZKRMIbgAeZCx5Brs4z5g3KRj1zX6BRr0&#10;cRTU6bumfF1KNSjLlmrNEbcGinNGwPNJsb0rYzsNZd3ammPjhRUmxvSlCHuadyfeIQCeBRgHqKkx&#10;jtSFAeasoFORS0KNvFOVdwzmjUizG4B6ijA9KcUwM5o8v3oCzG4HpSY/2RT/AC/ejy/epbH7wzH+&#10;yKWneX70FMDOaOYPeG4HpSEDHApwQntRtb0ouxWYxEAOStJIBnpT6CoJyaeo7MjwPSinFBnrRsFM&#10;kbRTtgo2CgBtFO2CjYKAG0U7YKNgp2AbRTtgo2CjlYDaKdsFGwUcrAbRTtgo2CjlYDcD0ppAPUVJ&#10;sFGwUWYHmX7RH7JfwJ/ai8Mt4Z+MPgGz1SLafJuGULNAcdUk+8p/T2r8v/2xP+CBPxE8CNd+MP2Y&#10;NfOvaau5/wCwdQYLdRr6I/3X/Qmv2N8sHrTXt0kG1hke9cWKy3C4uPvx17nsZdnmYZZJeym7dnsf&#10;y3+NfAvjL4ceIJ/Cnjvw3eaVqVsxE1pfQNG6++D1Hv0r0j9mX9tX4yfsyaoo8M6w95o7yA3Wi3jl&#10;oXHqv90+4r9oP+ClP/BNnwP+2f8AC+6vNA021s/HOm27PoereXt8xhz5MhHVW6c9O1fgx4/8CeLP&#10;hj4z1HwD440abT9W0m7e2vrSdSGSRTj8u+fSvjcwwFTL6nddD9PyfNsNnuF95JSW6/yP11/ZV/be&#10;+E/7UGkiHRtQTT9bjX/SNFu5FEnHUp/eH059a9oBUjrX4MeHvEWveEtYt/EPhjWLiwvrWQPb3VvK&#10;VeM+oINfdP7I3/BW4xG18C/tLpuXcIrfxJbR/d7ZmQf+hCuKM77ixWWTp3lTenY+/pgTGQE3f7Pr&#10;Xj/jz4O+JLaW68QaNpjTWe8vIsfzNH7nHavVPDviTQvFmjW/iDw1q9vfWN1GJLe6tZA6SKR1BFb3&#10;hjX5PDWqLqItVmj2lZYZOjqe1axp0qr5Z/eePKpWo+9T37M+UiHU7GGGXqPSkBUNgelfU3in4WfA&#10;n4qTtcSabN4d1CZv+Pi0w0TN7rXm/jb9jL4teGpXvPD1nHrVjt3RXFmwy6/7uetYVMvrq7p+8vL/&#10;ACOijmlCXu1fcl2Z5HgelFdLP8HvihbxyT3XgbUIVj++ZISv865y5guLOUwXdvJHIv3ldcEVyzo1&#10;qcbyi18jshiKFR2jJP5jeh6Uhx6UhYr94fnW18L/AAvH8Tr2+02xS83Wu1d8NsxDMeeDjnAHNOjQ&#10;qV5WgmwrYilh43m0jQ/Z8/aH8NfCb4mSWcV601/NAI/skIztye+OlfRni34/eJPEulR2mlyyWokX&#10;MzKfmwe2e1ed/Dn9lS58Nym40TwFMbyZt0+oXVviRz6kmvbvhl+zxNDMuo+LbdGYHKwtyo+tfYYG&#10;jilhVQpqy6tnxOOrYP648RVfM+iWxxvwu+Emt+OdTjvL23ZbMNmWR/4/YV9GeHvC2meHbOO0s7dV&#10;VFxx3q1p2k2el2y2tlCsarwFVcVar28HhKeFjpqzwMbjamMnd6LsN8vA4oKccU6ius4hoQ96CpBy&#10;tOowT0FAB1HIoooHJxQAHkYqN4EdSroGB/hapCp9KcqE9aAOQ8R+G2s5WurSORYWx/qz92shre7U&#10;Zjut3+9XoxiVhg1zfirwnEYftdgCvzZkVemPWsZUk9TaNTozlpPNXh41z/exUWW9au/2Uw/1cgqO&#10;Wwmi5KrXNytHRGxd8CEf8Jnpmf8An8T+de5V4h4GUf8ACY6acf8AL4n869vpxCQUUUVRIUUUUAFF&#10;FFABRRRQAUUUUAFFFFABRRRQAUUUUAFFFFABRRRQAUUUUAFFFFABRRRQAUUUUAFFFFABRRRQAUUU&#10;UAFFFFABRRRQAUUUUAFFFFABRRRQAUUUUAFFFFABRRRQAUUUUAfh34c/4JzfCXwYiv8ADzw94ZuN&#10;sm9WaNSwb6nP867SLTvg34G04eGPidpz6bfW67prqGYeWF7Hjt+FfnzB8V/ijbQLBa/EDWI1Vsr5&#10;d/ID+YNUNY8V+LPEM7XOu+JtQvJJPvtdXbuW+uSc1+Z+xje/X1ufYe0qcvK3ouysfor4Y+IXwA8H&#10;m88QeBPjtpLlYD5kF06NnHbrXjcv/BVOWO/a01H4M6ffQx3DK032gDzFBwGA2nr1r4/2EdMijCZz&#10;n/x2uiKjFWhE55U3Uk3OTdz1zxx+2n8ZNZ8dXnirwPr83h2zmm32+m2WNsY9+Oa5b4wftA/Ev46w&#10;6enxJ1SO+bTQwt5RbKrHd1zgVxvyKc5pHdT2FCbtYrli3ewwyRK4TzFDegpWVDyRyOlJhM7tnNIQ&#10;zHOKLruVYQ4AzimE5OaeytjkNSeW3oaOaIEQyxxTxwMZqZbYsOAad9kfj5f/AB2jmh3HZkavjpUi&#10;yAd6ctlMx+SJvwU1Muk6k3AsJv8Avyal1Ka3Y+WRD5o65o84nof1q2nh3W5f9Xpdw3/bE1PF4K8U&#10;z/c0S5/79Go9tRX2l94/Z1OzM0yjHWvbP2bPFFve6HJ4bVW+0QyZBZvvKx7V5LqXgfxLpNqt5qGl&#10;SRRk43Mvc17N8E/hvY+HtGi8RS28q388fzmTjYv0rKtUozpaO/ob4eFWNXY+pPhR4U8S+F7RZr7W&#10;E+zzLuNmsWcHsd2eK7YXPHQ15P8ACK88Z+J9VSO48STJZ2IBkg2A+cOyk+leqGCQDlq+YxEeWpru&#10;a1ObmJ4Jd86gf3q6NAuwCsHRbBpLoSzD5F7e9bwIxwa8zEWcrGtLbUo6ttjxOJF9NvrVSK/2NuH/&#10;AKFR4g+0NcKpX5dvy1W0+MNcr58TMuOi1rT5VSuyXrLQ3ref7TB5mNueKjullhBkRuAMmnq8MMe1&#10;Csa/3WrO1q6M0axQz7v722sKfM56bGkrWJDqjE8sfzpyasV4kGV+tYwikDcM351JHFNI4jBPzHHW&#10;uyUI21Mbs6GExXCb0PX3qO4mazOc/Ke5pdNtWtLYRvJub603UNzR7Pl/GuOMv3luhtpy3H218jNk&#10;vV52EsPmKnPqD0rLs7cnt+laHzRRKnTPWtqllGxnG7ZY03Vp7OdTLK7Rr/DW1JfX08Ed9pkatH/y&#10;0WQVh2NhJdTrG0bqrfxba6EWLw6U1layfNtwrNXLG9jXQi03xQs9yttdW+1mbCspraYEpiuF2/Zp&#10;9kjHcp6xtXaWN1FPZqY33fu+meelVGT6DIyrI2XpQ3qK8v8AA/7Smh638Tdc+FXjSL+x9W02+ZbG&#10;K8IT7Zb/AMMiZ659q9NWRXG5Tn6V+kYehTx2Dg6ursdkVLlTZc0vVr7R7xb/AE64aORe6mvZvg58&#10;flv5E8P+KG8uf7scv8L14eOORTldg6yIxVlbKspwQaMFjsVkFazXNSf4eZ5OZZXTx8brSSPtCC5j&#10;uIxKjKytypBp2a8N+Dnx2Fv5fh7xTPx92OZm/nXtVjqFrqMC3FtKrq3RlNfoWDxmHx1FVaTuj4XE&#10;4WthajhURYooz82KMH0rqOca4/iptSUAE9BWgEeDjOKA+DwakKNjpQE9MUAIT8tLS7T6UlABRRRW&#10;YBRRRQAUZx1oooE3Yj3D1pAAecUtFaC5gwPSiiigkKKKKACiiigAoooq47AFFFFMAoopGJAyKAFo&#10;ppZh1FG9jxQA6im/OKCzA0AOoppLYzSbm9aAFIFfCv8AwVj/AOCU2m/tX6O3xg+CGiQ2/wAQoGVb&#10;iPzRHFqcI4+fPG8dm9ODX3YDkUhO0dK5cRh6eKpunNaHZgcdiMvxCrUXZr7j+fj46/8ABHn9uH4D&#10;+GV8X6z8Oo9Y08Q77iTQbkXDW/GSHQAMMeoBFfMuqaRq2jXLWOr6bcWsqcNHcRtGw/Ov6nJUEqsj&#10;orKy4YMuRXzN+3x/wTX+Ef7YvgGSOy0iy0bxNaKzabq1rarHlsfdk243A/jXz+K4ftHmovXsz7jL&#10;eNZSqKGKiteqPxm/ZE/bs+KP7K+sJYQztq3hmeYG+0W4kJ2ju8JP3G/Q1+pHwH/aI+F/7Rvg2Lxh&#10;8N9eS4Uj/SbORgJ7V+6OvUH36Gvyr/ah/YU/aG/ZQ1qax+JfgK6js0YiPVraEvbyrnhtwHHHrXCf&#10;B740/ET4F+Mbfxr8OPEU9ldQsPMjSQ+XOvdXXow+tfNyjUoy5Zqx9ZUwuFzCn7XDtH7ko5U4Jr2j&#10;9n/XIJfDsmmXepLJIsxKQu3zKtfF37Gn7YvhD9qvwSLu3Mdrr9jGo1bTA2djdN6eqGvcNN1LUNJu&#10;1vNNu2ikTlWRsV3YHFfU8Qp2uvI+VzLAyxFF0no0fUF1omk6nEVurSORW67lBrhfG37L3wu8asZL&#10;/Qolk671XBrG+GvxxvXv49I8USLtkbC3HTH1r1qG7gniWaGdWVvusrZBr7GjWwePp3Wvkz4evh8X&#10;l9SzbXmjyDR/2Jvg7pU/nyaN52Of3hJFej+Fvh34N8G26weHvD9tbL3McY5/StoSd804vxnNdFPD&#10;0aKfJFJeRzVK9as/fk36jfLQchB+VKoIpdzetGa15TIOnFFGT60bj60coBQOTijJPWgHHNSA7Z6m&#10;nAAdKaSxGaTJ7k0APwPSjaPSmb2xRuJ6t+VAJXH5HrRTN5AxT6BtWCkZVZSGGc9qWigRh614W83d&#10;daW22TqYm+6349q5bVrW/jl8ieCRSvVWr0UjIxWJ4q0WS7Vb+2Q+Ygw6j+Iev4VnOHNHQ0pztLUw&#10;PAltMvjDTXKcfa0/nXt1eNeFLlo/GWmW4T712ufbmvZa57cuh0c3NqFFFFABRRRQAUUUUAFFFFAB&#10;RRRQAUUUUAFFFFABRRRQAUUUUAFFFFABRRRQAUUUUAFFFFABRRRQAUUUUAFFFFABRRRQAUUUUAFF&#10;FFABRRRQAUUUUAFFFFABRRRQAUUUUAFFFFABRRRQB/L/AP8ACwPgB/0Dm/78H/Gj/hOP2frj/WWr&#10;rj/pi3+NeK7xTS5J61+Wf2VT/nl95959al/Kj2o+Jv2e7oYZ2THqrrTv+Ei/Z+t0+W63d8fNXiZ5&#10;4NGMVf8AZUf+fjJ+tf3Ue1Dxz8AwMCNjjp+5anRfEn4GwnK2ROP+nU814mE7AU4Rk8ij+y6fWcvv&#10;H9a/uo9kPxo+EKOyJ4adgOh+zDn9aB8cfhgvyp4UbH/XBa8dWHHOypFhA7UlleH7y+8PrE+y+49i&#10;i+N/wslOyfwnIq/9e61Onxq+EmdjeFpD/dP2YV40I1HWnLHz92k8rw/Vy+8qOKn2X3HtI+N/wlgA&#10;MPhR2z1/0dRip/8AhoD4WCMMnhaYsP4fs614msagfdFPEajsKn+ycK92/vH9aqdl9x6/L+0d4Ohb&#10;/QvBBb3IUVXn/agQMfsfgmL/AGS0n/1q8pMangLTvJQjlRWkcrwcejfzZP1qq+33HqH/AA1BeFQT&#10;4ShVv9mTP9Khn/ac1rjydGhX/gNeai33MEUcngba9a+DX7Kur+PlTWfE9xJY6e65XywPMf8APpUy&#10;wOX0o3lEpVsRPRMsfDHxjr/xy+Iem+DLrSppoLicfureLjcORkj3FfYl/wDCfxra+DrPw1D8MZku&#10;LaQlr+JdzOvpXnfwi+Dnhz4Rw/Z/B/nfaJJlb7RM+ZC3bBxwK9+iuP2irfRrdbWCZtp3CfKuzqex&#10;qaf1d3jCNl5GeIdenyvmV/M8/wDAE3jrwT4lbwxD4RkkkuGHnRzLtaP0r37Q/h7req2MVxcQeS7L&#10;l02E4Nav7MHwv1zxdd3Xizx3Zyf2gZMMs0YB6ccele+r4Jt4ExFbL/3zX02D4by/FYWNSpF3eu9j&#10;53F5piIYhpNfofPY+FGpA5WVl/7ZnmpF+FWqAfNqMv8A37P+NfQL+EFI/wCPf/x2om8HRDrb5/4D&#10;XV/qnk/8n4nL/a2M7ngZ+Ed25+e7lb3aL/69Pt/hPeQlvKv5FyP+eX/1693Pg4f8+4/Kj/hEQvSD&#10;FV/qrlP/AD7/ABD+1cV/MeEP8IbuTl9SZj7xf/Xph+DWpE/ur5P+BRkV71/wiI/54UHwmMYMNQ+E&#10;8pa0g18xrNsX3PBR8GNbPS9h/wC+W/wob4L+Ik/eWzwyEc7SSuf0r3weFFHWDt2FSReFEz8sB/75&#10;rKXCOVyjZJ/eV/bGK7o+e2+HnjpT5f8AYkg/3cHP60L8NfGTNlvD1y3/AAGvoyLwmGHzQVctvCMQ&#10;x+4/SuH/AFHwV9Jtfcb/ANuVraxR87Wfww8a7cjwzdH/ALZ1bh+HniiOTfN4avMj1t2P9K+k7Dwx&#10;HGMGOtmw0WNCuEolwLh5bVX9yD+3qsdeVHy+nhzW7Zf3mjXKeu63b/CniyuIziW3kHr+7NfWtrpc&#10;fTyh+VXF0bTX4ksIWz/ejBrnlwDH7Nb8DRcQPrA+Lf8AhALy8uWuRFL5bnI2Qnmuo8FfBrxVqcjJ&#10;oGiXD7vvSTAqv5mvrKPSrJVCrZxbR0XyxxUyQxxrtSNV/wB1a0o+H9CMk6tVtdkrMUuIKklaMLH4&#10;7f8ABZn4PfEP4baz4N8d3Gj/AGa3khmgOqWZPyyggqpcYxkZIrwz9nD9vv4qfCTU7fRvF+pSa3oU&#10;lwv2hLxt80Ck8lG69O3Nfu18VfhF8O/jV4NuvAfxN8KWuraXdJtktbqINj3B6gj1GDX5Vf8ABQP/&#10;AIIy3/wcsLr4o/s3SXWoaNCrS32g3Lb5rZOpMbdXA9Dzx3rbGcP4jLUp4VuUF06nv5Pn+FxNNUMR&#10;pLv0Po3wd4y8PePfDVn4s8KanHeWN7CJLeeFsggj9D7da1uSMGvy1/Zq/a/+JP7OGpLp1pI19oTy&#10;5u9IuD8o9Sh/hb6cV+hfwD/aL+Hn7Qnhlde8HakFuI1/0zTZmAmt29x6ehFc9GvRxUOWW/Y9yrRl&#10;T9O56ArHPLV3fww+NOr+DbqOx1KdprEtj5uqe9cFx2NKrLj5qwhTxmU1vb4V3XWJ5uMwNHGU+Wa+&#10;Z9jeHfEOmeJdNj1PTZlkV1yMNWj83XP6V8rfDP4r658P71RFJ5tozfvIW7e4r6M8F+P/AA/4305b&#10;7SbxWbb+8jz8yn0r7fKs6w+aU/cdpLdM+Fx2W1sDP3tY9zeKgnOKMY6CjNGa9e55oUgUDpS0E4Ga&#10;NQGFietJQaKQBRQWx1oBzyKAuFFBYDvSbxigBaazkHFIWJPWkz61UYgBOe1FFFUQwzjrRuHrQaKB&#10;pBz60A5GaKB0oCQUUUzc3rVRJH0U3cw60ZfrVAOopu5j0pNzDqaAH0U3L0m5vWgB4BHU0Uzc3rRu&#10;b1oAfRTNzetG5vWgBzAkYFJgp0GaTe3rRub1oAUsQucUFT1ppJPU0u5vWgBQhPUUFBjik3N60bm9&#10;aAMrxf4G8JePNFm8O+NPDtnqVjcKVltb6BZEcH2Ir8zP+Ci//BFTw14f0+++OX7KGiMnk75dY8Kl&#10;i8bR45aAHoR/dr9R2ZsU2RElRklTcrLgqy1x4zA4fHU3CovmellubYvK6ynSlp1XQ/nX/ZY8Wt+z&#10;98b7H4h2V9eRW9tK0GqaaDtYoeGRh3wexr9WPht8UPBfxY8NReK/A+sx3lrKuTsb5oz/AHWHY1rf&#10;tLf8Ed/2ef2gviVcfFay1LUPDepXUWLyHSFRYJ5OzshB59cYzXxf8bv2Y/2n/wDgnB4s/wCEw8Ha&#10;lNqHhqSYf6dFGTCwz92ZP4T71+f4vLsyytuUlzU76Nbo/SKWbZXnnKoS5avVPZn20MnBzzWlZ+K/&#10;Elhb/ZrTW7mOPrtWQ4r5m/Zv/b98H/GPWLXwZ4q0ltJ1idcRt5gaGVgOgPBGfSvokMMdanD4nmjz&#10;UpHPiMLKnPlrROv8I/GPxT4du1a8vZLu34Ekcpycexr1jRvi94F1lre1j1uGOe4HyQyNhgfSvnc8&#10;mqmoW+CL2KQqyfxK3SvWw2b4rCxt8S8zxsZk+HxOq0fkfXQcEZB4NKpJODXz98MP2gtb0KVNI8VX&#10;DXFptxHM33k+p7jFeraZ8YPBl+ABqkasRnbuGa+qweYYfHU7wevVM+SxeBrYOpaa07nWUVl2ni3Q&#10;rv8A1GoRt/wMVoQ3dvON0Uqt+NdxxklOVc96bkUE+hqGBJgYxiiowxPQ0Bj60h2JKQqp6imbieQa&#10;Nx9aBDtlOpqE96dQAUUUUAFBGRRRQBhx6f8AZfiBpt2Iv3c1wmG29Gz0r1CuR0xUbU7fcoOJlI/O&#10;uurmqK0jopu8QoooqDQKKKKACiiigAooooAKKKKACiiigAooooAKKKKACiiigAooooAKKKKACiii&#10;gAooooAKKKKACiiigAooooAKKKKACiiigAooooAKKKKACiiigAooooAKKKKACiiigAooooAKKKKA&#10;P5E6UKTzW74I+H3in4hamdK8M6f50iruYs2FUe5rs9N/ZP8AjBeXfkTaVbQR7gGlkuh09QB1r8+l&#10;Wpx0bPtI05S6HmATNOEQr6d8Bfsc+F9DuWvPF9+dULL8sCqURf1ya6my/Zb+ENpfSXo8PeYrrgQy&#10;Skqn05rmljKKfc2jhqjPjwRipreynuX8q3t5JG/uxqSa+0dL/Z5+EmmpJFH4NtZBLy3nZbH0z0re&#10;0v4feCNDkVtK8NWUDhdqtHAMgflWf1+C2RpHCyW7Pjnw98D/AImeJpPK03wrcr+737pkKAj6mu30&#10;n9jb4gajoa6hLe29tcN960mzkfjX1fpumXWo3K2Gm2bSSvwkca5J9qk1HTNS0eU2+padNA392VCt&#10;YvG1paxRcaNJOzep8z/8MRa22ixzx+KYVvTHl4Wj+UH0Bptl+xD4ml09Z7jxRbR3Jb5oVjJX86+v&#10;NC+D3i7xR4aj8SeHGtblWzutlm/eDHtS+E/hNrutanPpGtXv9mTxrlFu4CBJ+PSnGpjvvIcsHC95&#10;bHyhffsM33lRnTvGke/jzFmgwB9MUxP2GtcGpQo3i63a1bmdhGd4HsOlfW+tfBT4h6DOp/sZryAt&#10;/rrJg+4fSuqv/gx4Z1qxhfRdRuNLvpIx/oOpKULtjnBNVH687mcq+Bja73PjOT9hK1N2nkeOZPJz&#10;8+63G7+dbGhf8E8ob131M6/fXdjHwzQWwyG+tfT3iPxp4F+CGh6f4c+O3hf7Pb3lz9msNUtYGkaW&#10;Q8gfICSa63wdpiwRfb/hZ48t3s5jvaz1CMqR9QwBrSMMTe8n/mYyxVHlfKl+j/4J84fC/wD4J4fB&#10;m/ma81PxjcNexyAx2N4Qq8HjkcmvVr74FeJfB1msNlo6yWcXCvZncAten/B+40r48eJrrwxN4W0/&#10;7VZ3DQy3SvhSw9MdR9K+hfBv7CNvYKb+f4j6lbNJytpa7XhQen7wEn9K9CGS4zGQTcXbucMs2jQq&#10;Np/J/ofJNl4F+FGpWkKv4nurG6VR532lcZbHbPvXQWXhGfTrOe4074wt9nhjJhUSjqB0PNfWQ/Yp&#10;8N3EgGpa8lxH0kzYqrkfUHFdJ4b/AGPf2f8AwzHGlr8PrWdozu866zIxPrya7qPDuK2sl56nHPOK&#10;cldt/OzOT/ZI8Da/Z/C+313xTdrcXmofvRLt6R/wivUm0NW9P++a6Cz0mz060jsbG2WKGJQscajA&#10;VR0FSG2QDlK+yw+H+r0I010Pn61X2lVz7nM/2EgHQU3+wQ3Oyun+zxf3aQWcZ6LWvKSpM5f+wl/u&#10;j8qP7DRew/Wuo+xp6UhsYz1Wlygcx/Yakfd/nQuiJ0AFdN9gi/u0osYhyFo5Quc3/YkfoPypU0VP&#10;7grpPsSelH2Jf7tHKPmOfTRVB+5VqLR1HGBWytmnXbUqQDPSjlHzMyodLAGNtXYNPC1cEajpinhA&#10;DmmSRRQBelTJF3pygYzinUAAGBgUUhYDg0jPnpTQDiQOtVdT0+x1e0ksL+2SWGRdrpIuQQevFTUU&#10;7R2YLSV0fl3/AMFIf+CN2q3mr6j8bP2ZLRJPtDNPqPhsfL83UtD9eflPfpX53+HfFPxL+A/jn7bp&#10;VzfaHrGnzYuIXVkbg8o6nqO1f0pSRo6kOMg18t/tz/8ABL/4Q/tbaPPrOlWkeieKY0JttWtogPMb&#10;rtcfxA9+9fKZpw9GrJ1sK7S7dGfYZRxNKjFUMX70ej6r1Pjr9m7/AIKI/D34kWNvoHxRuY9E1zKx&#10;bnyIJye4P8JPoa+krW6try3S6tJlkjkUFJIzlWHqDX5N/tEfs3/Fb9l34iXHw9+KXh+WzuYmP2W5&#10;CnyrmMHiRG7j9RXZfs7ft2/Ff4FNFo9/Mdb0NWwbG8kO6Nf+mb9voeK+cp4ydOp7LEKzR9o6NOtT&#10;VWi7p7H6b8g8VpeHPFOu+FdRXUdEvWjdWyVzw31ryv4E/tL/AAw/aB0NdR8G6yq3caj7ZpdwQs8D&#10;ehHce4r0JAPvGith5cyxGFlaS7dTgrUYVIunUjp5n018JvjNpXjmzW0vXWG9RcSRk/e9x613iEHk&#10;GvjHTNUvtJvI9Q065aGWJsq6nmvbPhr+0paXSxaV4vRYJeB9oz8r/wCFfR5LxBDFfucTpU+658Vm&#10;eS1MK3UpK8T2Tr2oO7tVWz1K21G2W5s51eNhkMpqcuSMV9WmfP3EOOwozjPFGPegDFPmJbGNnPNJ&#10;g9jQTk0UyQ59aOfWiigd2HPrRg9zRRQF2FB6UUHnigQZOKOfWjHvRQVzBRRRQSFJtX0paKrmACAe&#10;oowMYooo5gAADoKaSCcmnUUcwDQ4AxRgN90U6gLt6UcwDAvOM0mO1P2jGKQqTjFHMAhXHWkwB3qT&#10;nNFHMBH+NFSFQe1N2CjmAbRSsNppKOYAoooo5gCiiijmADntWL468D+HviD4buvC3inS4byzvIWj&#10;mhnjDKykYraopS5ZRtJaFRlKElJOzR+S/wC2Z/wS/wDHvwY8WN8QfgLFNdaaLgzfZVf95aMDkbT3&#10;Feu/snfGvVPiv4bh8KeKNHurXxBpsYivo5YSFbHG/PvX6BahpOn6pC1vf2yyI3VWXIry7Xf2ftB8&#10;O65ceJfBulwwPdf8fCxoBk+tfOVeH8HSlOpRVr9Oh9NHiXHV6cKVdp2621OJ034ZeINWjWWy8tuz&#10;fN0rzM/EPwrqvirVPBdj4it5NQ0i6a3v7PzAJI2Hqp5weue9e4aZqmq+FtT3BWVkOJIW6MK5P4+f&#10;sO/s8/taQyeKyt14b8VMuP8AhI9Am8m6Vh0344cfUVwSy+jiqdqfuzXR9To/tGrRqfvdYPquhxOf&#10;lwPzow2/fubd6hq8Y+NH7LX/AAUU/ZE0uPxF8JfGsfxa8Pw58/Tr6xC30CDp0IL8ehJrkPhj/wAF&#10;JfAF1qDeEv2gfCuoeAdaj+WRNTtnEDH/AHiNy8+o/GvIqYfF4KpZ3R6FOrhsZBONmfSF3c+LIT5u&#10;g+JZreQdFZiVNanhj4v/ABp8OXUMc2oW91Dn94WYiub8L+O/B3jewXU/CHiix1K3ZcrJZ3SyZ/Im&#10;tbA710U84zCkrc2nmc9TKsHU1cT2Dw7+1HLGqxeINLYdjJHyK7/wr8Z/BXirEdtqKLJ/cc4NfMA9&#10;WanI5hYSQuVYdGVsGvQw/EVaP8aKZw1sioy/hux9kRTxTLvhYMvsacGOOlfnf+19/wAFGPjN+xr4&#10;C0vVfB9jpuqvf3jQiPVN25ABngAjNfEPxN/4LR/tzfETW21jTviOvh+HP7uw0e1VYxz/ALWT+tep&#10;LPsHyqSTbOGnkOMlK11Y/e8bSAVWlr8Yf2Wv+C93x58A6rb6P8frGHxRpTyKst2iCO6iBOC2RgNj&#10;0xX63fBD46/Df4/+AbD4ifDXxFBfWN9CrqY5AWjYjlWHYjvXdhMww+Mj7j17HDjMvxGCl7607nad&#10;BzRmo9xYZJpVBY813HCPooJwOaaX9qAHUm4etMyfWigC1pGTqluT/wA9RXXVx+jtnVLdQf8AlqK7&#10;Dmuer8RvR+EKKKKzNQooooAKKKKACiiigAooooAKKKKACiiigAooooAKKKKACiiigAooooAKKKKA&#10;CiiigAooooAKKKKACiiigAooooAKKKKACiiigAooooAKKKKACiiigAooooAKKKKACiiigAooooA/&#10;ALwb8OvCXgWGS28MaRHbLI26Tbzk4966OfTLyyRJbq0kjWTlGdMBq9B1L4ASXtv/AGj8OvE1rq0f&#10;/PFZAH+tZt98f/C3wzUfD/49W1isMP7tfPlUSoMducnivymOHqSlefyZ928ZTtenr36P7jj0XA/+&#10;tWhf+FvEOmWcWo3+kTxwzJujlMZwR9an8WeJf2bbzwnqHjT4ffF+zmFnD50mmySfvAvoM8k15lpX&#10;/BTK48KbfD48IDXNLU7PLvmCnb/s8VVPBS9pyzRMswjyc9N/J7nsdp8HPHV/oUOv6bpi3UEy7lEM&#10;gLD8Kj8LWWi+FddkPxM8F3Elu0e3c0ZDQn+8K8T+Ln/BQm2VLG8/Z8tL3Q7iRWOpQ3XzRq2ONoz6&#10;1yGvf8FE/jx4r8CX3gjxI+n3X22ExNffZ9sqKeuMd66o4GMZX2/JnJLHV5Rs1o/vR9d6b4Y+HPiT&#10;Uf7R+DfxSs11CFsrp9xcKJUb06/zrmPir+2poPwd8RSfDz42+FrfWrqBAZPssYLBSOuc4r8+LTW9&#10;W06//tSw1KaG53bvPikKvn1yOTSaxruseIL5tU1vUprq5k+/NcSFmbHua6I0YR20/L7jmlOpPSTu&#10;uje59j/Ev9vz4Lab4Maf4E+HNV0/X3mVo2mYrGi55zhiDxXCH/gqJ8f5/DU+hajpuj3E00LRrePa&#10;negP44yK+aN5JxmjJNbWitkRy8ys3c9Y8Oftq/tNeGGf+yfirfBW/wCWcyq6r9ARxWd8Qf2mfjh8&#10;WXs38c/EC9u/sLl7XZti8tj3+QDmvPo1JOcVahT2o5pWHywvojspvjZ8VNXvNOu/EPjXUNSGlzrL&#10;Zx31wZFRh7V7n4Z/4KI67bJHD4k8A29wgGJJLeXax/A18yRDtirCcrxXPVpQrayN6cnTVon6Kfsz&#10;/ta/Dzxdcrd+DLqLR9Wjk3SafOoVm56+jCvuL4I/tdaXqyronxDeK0nOFhuIwfLf6+lfgjp95eab&#10;Ot5YXTwzRn5JI22sPxr6S/ZK/a+1zTNdtvh58StUNxY3T7LW+uGy8THoCe4qaOJx2V1PaYeba6xb&#10;HUo4XGx5KsbPo0fupY6jZ6nCtxZ3STIwyrIwINTADPQV8I/Df4yeM/h5q0OpaTrM01upy1q8haN1&#10;r6y+H/xx8PeN/Cceuwyolw0Y32u75g/pivs8n4hwuaJxl7s1umfPZhlNbA2a1TO9wvpRhcZxWZpX&#10;inTtQ8q3+0f6Q68x7T1rUPK5r6CPLJXTPJGkpu29/QUqqoO7BrmtdklbXGmsL1lZIAuFbvnpWtpu&#10;v2N3aLI8yqwwrqxxhqhSi5WKlG2ppAKemaNgrN1bxHaaQ6xSqzuy7tqdhVjSdZtNXtBd2pOOjK3U&#10;H0qfd5rCsWtq5xmghRTC/OQKWq5RBx6U4IDTaKOUB2wUoUDtSBz3pdy+tSO7FwPSiiigfMAyDmnF&#10;lptFA+YDjORRRRQHMFFFFAcwUHJ6UUUBzI8v/ak/ZQ+E37WHw/uPBHxL8Ow3EjRsbHUFQedayY4d&#10;G7fTvX4k/trfsHfFP9jbxzNpuuWkmoaDK+7T9ahjOxlzwr/3W/Q1/QNXF/Gz4JeB/jr4KuvBPjfR&#10;oby3uYtu2aMHHHX6j1ryM0yehmcL2tPoz28pz7E5XUSTvDrH/Lsfzm+EPGfijwDr8Hifwbrlxp1/&#10;bNmG4t5NpHt7j2PFffP7HX7eGm/GCGPwV8TpLex8QRqBHOpCx3g9cfwt7V5t+3L/AMEpPiN+z/qd&#10;54w+G2nzapoO5pPJjXc8C9e3UYr5Aiub/S70XNtJJb3EMnyspKsjD+Rr4SpTxmU1uSotOnmfpOHx&#10;WDzajz0n6+Xqfs+JFZQ6HOfSnCQMNtfB/wCyL/wUN1bw7e2ngD4z3bXVhI6xwas7fNB2G/2r7o07&#10;UrDV7KPUdOuo54JkDwyxsCrqehBHWuidPC5hFSWkl1OetR9n7sloejfCj41ap4GulsNVmaaxY4w3&#10;Jjr6G8P+JNK8SWEeo6XcpJHIuflbNfHIwRhjXQ+BPiN4i+H16s+lXDSWu795bE8fh7162W55Uwc1&#10;hsbt0l/mfJZrkblerh18j61yM4prsuOtcd8NfjH4Y+IFqq2tysd0FAkt3OGFdeyZbIFfZ05RqJST&#10;07nx8oyhK0tGGaKOnyigVqSFFFFABRRRQAUUU1mPSq5QAuMcGgOD1ptFGoDi5BwKN5puMUfQUcrA&#10;dvNG803juKOPSjlYDt5o3mm0UrMB29qTc3rSUUgF3N60bm9aSigBdzetG5vWkooAXc3rRub1pKKA&#10;F3N60bm9aSigAJJ60ZoooAXcR0pMmiigAzRRRQAUUUUAFNI3DDL2p1FAHO+LfAGm+JbdnjVYbgfd&#10;l29fY155rHhTxH4YudzRv8p+WaHOK9lzTJYo50KSqrL3U1w4jAUsR720juw+OqUY8r1R5FpPxD8R&#10;6bIonuDcRjqkv+Nct8efhh+z1+0t4ak8N/GL4RWOpLImEutircQnH3kkA3Aj617TqXw38ManIZvs&#10;hiZvvNG2M1THwi8Mg8mY4/2641hcwjFwumvPU7Fi8Dzc9mn5aH5/6J/wSV+Cngaw1hPh1448Saff&#10;XbF9Jv1v2SSxPYfJgOM+tfPZ/a0/a1/ZB8RXngn9oDwHfeItJ0+6aGDXmgKmWMHh94G05HrX7GR/&#10;DHwzEPkss+7HNVNa+CPw88S6bNo3ibw1Z6haXC4mt7u3WRGHuCK5ZZD7WNpOzOmOeqnLRXR+X3hj&#10;/grD+zjrEUf9s2+qWEjf6wSWu4KfTINaGv8A/BU79lnRrJrmz1XUr6RVysFtYncfxPFfZ3jL/glD&#10;+xF4ytZbWb4G6RbmVizSWcZjZSfQg18z/Hn/AIN8vhPqsE2p/BzxjqGkTclLOZhNH9Oef1rz63D+&#10;KhrGzO6lneBk7Suj89f21v2wrn9rLxXp81pocmm6PpMbfYrSWQNIzt1kbHGfT0rxLAPavcf2k/8A&#10;gnn+0v8Asz6pMvinwNdX2lxsRHq2nwtJGw98Z214fKkkMnlTQsjKcMrjBB9K8irTq0ZctSNj3aFW&#10;jUhenJNDW6YFeu/so/tr/HT9kbxbDrPw28XXKae1wr32iySE29wM8/Keh9xivJM5GRTJGCrk9hU0&#10;6kqdRSi7FV405Un7RXR/R1+x7+174Q/aj+E2keP9PxbTX1uDNas/KSDAYfnXtAZWGVNfz3/sQft8&#10;+JP2dbuHw7qt7Iulo+YCnSLuc496/Wj9mD/gpP8AB34raLFDqHiyzWfYvLTAdvc193gcwpYmkuZ+&#10;91PzjEUoxqP2e19D6pzQCO1cfb/Hb4Xz2/2pfFtnt253ecOlcn46/bT+Anga1kutR8dWB8vni4X/&#10;ABr0PaQSu2vvMOWXY9ZkniiXdI4A965nxb8U/DXha2aW+1CNdoz80gr4T/aJ/wCC0Hwx0fz9M8H6&#10;zHMy7huhbPNfEnx3/wCCpPxH+IKy2Xhe5mVpshZGzxk/zrjrZjhaMW+a/kaRoykfrh4f/bu+Gsvx&#10;28MfC7+3bdbrXNbhsrSLzBud3bAA5r63BJNfgd/wSo/ZN/aW+NP7YvgH9oXxrDeQ6T4f8SW2pSXW&#10;oA5mVHztQHt71++KturHD4ipiYuco2XQ25eXQWiiiugAooooAKKKKACiiigAooooAKKKKACiiigA&#10;ooooAKKKKACiiigAooooAKKKKACiiigAooooAKKKKACiiigAooooAKKKKACiiigAooooAKKKKACi&#10;iigAooooAKKKKACiiigAooooA/ljg+PPxTsfF8njXQ/G+oWF5I+7/Rbt1VeMYC5x+lYfi3xf4i8d&#10;eIJvFXi7WJ9Q1C4bM13cNudj9auJ4j+EFw3zSsu71zxVkW3wsucCHXkX/trXwHtI2sfUexd7pq5z&#10;HnMAQGP503ewHArrG8KeBnO2HxKi56fvVoX4aaddHdYeII3U+rA0/aRD2Ujktxf+L24pAwLYHaum&#10;vPhX4htn/wBFWOZT3Vv8aqN4B8Tx53aZIcddtHNEXs6m1jFGd3SlCEtkVqjwd4hHJ0qb/vg0o8J6&#10;6vLaTP8A9+zRzR7itIyxGSelSJAcdKvHRr2AZlspF/3ozSR24B5FHMTZkUUDZ6VZiiIp6RAcCpEj&#10;xxipGgRDjFSogQYFAXbT1THJoLHKNooVnRxJGSrKQVYUUUbgfY37Jv7XugeILDTPhd4yeaHVETyb&#10;e8mYFJ8dAT2PavprSNb1PRLpb3TL2SF1YHdGxH51+Vnhe5nsPEtje29wIXjvI2WVuiYYc1+nfhm7&#10;N7oFnetcxzeZaozTRHKvleo+teBjqX1WoqlN2uerhZqtTcJq59ZfBX4tJ420WO7lm8m+tMK67s5P&#10;r+NetavrckOnw2yz7bqTazbew718NeBfF1z4O8QxapC+EPySKWwCpNfWngnXLPxBpsWpJceZvjB3&#10;bs/hX3/DuayxmBtL4loz5DOMCsLifd2ep0MUUSqx3MzSNlnPVqz57NUu/NRz8rA/jVyWWO3UtE2W&#10;Jqq8/O969icux5cRt2XkdrmSTdI2Mlu/tXSf2hZ6LYJbW0H76Rc+Up6Z7muTSWS7nMBTK/7Pb8a1&#10;be3MUPdnI5Zmya0p1JRuxSNfw1fapemVrmZZI1bAPfp/Ktiuf8J3MNsZNKkUeZu3bt33s/1Fa2o6&#10;rYaZGsl7cBN33eMk/hXfTcfZpsiXxFqisX/hLEknzFbM1uON69SfoavaTrFnq8Xm2x+ZW2srdVpx&#10;cJOyZJcJA60UfhRTcQAPtp2802ilyAKZD/kUnmNn/wCtRRRYdx280nmN/dpKKLArdRd7HtS7j3pv&#10;NFA/dF8xv7tKJD3Wm0UrB7o4OD1o+U8bqbRS5Q90q69omk+IbCTS9Ys0uIZF2ski5Ffm3/wUT/4I&#10;7W3iC/vPi3+zxHFZ3Um6S+0criKds8suPut+lfpcetMlhjnQxyxhlbgqwrlxmBw+Oo+zqq53YHHY&#10;jL6yqUZWf4fM/me8Y+D/ABL4A8SXHhTxfpE1hfW7FXhnUrn6HuK9o/ZV/bm8afASWPwx4mabVvDZ&#10;OPsrSZktv9qMn+Vfqn+2v/wTN+Ff7TWkTalbaTHaasikwXUSgMG9eK/Ir9p/9j34r/st+J5dL8Za&#10;TLJp/mEW+oRxnYV7Z9K+GzDJcVlcva0NY/1ufoWU5/hsyj7LEe7P8/TsfpB8KPjX8PfjX4ej8R+A&#10;tfiuoyv76HOJIT6MvUV1y5U1+Pfww+LXjn4ReJI/E/gXXZrSaNh5iRv8kq/3WHQiv0O/Zd/bc8Bf&#10;HDSLfSNevYtN8QJGqz2sz7Vmb+8hPX6Vy061HGQ9nVWp6VbDTpq61R7xbTXWnXq6npV21vcx8pNH&#10;wfoa9m+Ev7SsUxh8O/EBlhuN22K8z8knpk9q8VR1b50OVPP1ptxDFeQtBOmQa1w+Kx2SyUqb56fV&#10;Hh5hlOHx0btWl3R9oQXUN1Es1vMrowyrq2QacuTzmvmf4R/GXXfhzDDot/PJfaenG2U5ZB7GvfPB&#10;3xE8LeNLUT6PqKs5GWhc4YfhX2WX55gcxiuSVn2Z8XjMrxmD+ON13RvDOOaKTcMcmlzxmvZR5YUU&#10;jkgcUjMSeDV2AGUk5FAXHJpu4+tLubHWgAALUoT1poY+lG5vWgBW+9ikzRknrRQAUZNGaM0AFFFF&#10;ABRnnFFFAABzijB9KMmjcfSlygGCegowfSjJHQ0u5vWlygJtY9qCCODRuPrRmjlAMH0owfSjJ9aN&#10;x9aOUAowR1FGaKOUAwT0FFGSOlFHKAUUUUcoBRgjqKKKOUA2t6UUZoqQD3oooosAY96TaKWigBNo&#10;pccYoooAMU5VBHIptGSOhoArap4c0PW7drTVtMhuInGGjmjDKfwNfFv7dv8AwRb+Dn7Tupt4++GN&#10;5B4Q8RbMTNbWo+zXWOm5Fxg+4r7b3H1oJNYV8NRxMeWorm+HxNbCy5qbsfibP/wQQ/aX0+/uE17x&#10;rosVvG2IZbdXkMg+mBj86+c/2qv2GPjb+zN4q/srVfC2oajpTRg2+sWtkzROe4OM7SD2Nf0cT2kF&#10;wm2aPdWTqngLQNWQx3enRSI33lkQHP5ivKqZDhZQtDR9ztrZti8THlnLQ/lzmhuLaTy7iF427rIu&#10;CP0qaw1PUdMfztOv5rduu6GQqf0r+jH4s/8ABPf9lz42WTWXxB+Eej3m77sy2qxyp7h0ww/OvH7z&#10;/ghH+wXcxyrH4G1SJpOVaPWpP3f+7npXmS4fxUZe5JP8Dl9tE/Eq3+LnxQtYGtbf4gausbLtKi+f&#10;GPzrLn17xPrLmOfWL64Z+xldyf1r9jZv+Ddf9luTVGu4/H/iqO3aXctst3F8q/3d2zNfQ/wT/wCC&#10;Y/7I3wJgj/4Q34Rae1wqqGvr5RPM5Hcs+ee/GKdPJcfPScrfMPawPxh/ZD/4J0/GX9qu9uZ47G80&#10;XT7ZV3Xt5YOPOJ7JnGa/RL9lz/ghv8Ffh/qdn4m+IKXGt3tsyvi8b92G/wBwDH519+aT4O0LRolg&#10;sNMhhVVwqxxhQPbitRIkRdqpivbwuT4XD25lzNGMqs5Gd8MvAPhrwL9i0nw9pkVvHGyhVjULj06V&#10;6Xxurj9G41S3x/z2Wuv/AI/wrsrR5ZWLo/CLRRRWRqFFFFABRRRQAUUUUAFFFFABRRRQAUUUUAFF&#10;FFABRRRQAUUUUAFFFFABRRRQAUUUUAFFFFABRRRQAUUUUAFFFFABRRRQAUUUUAFFFFABRRRQAUUU&#10;UAFFFFABRRRQAUUUUAFFFFAH8gIg7AU5YSBjNWPJ9qcIx3FfnZ9QQBHPO6poLnULbH2a9kjxyNrk&#10;Yp3ljsKUR4P3aB69zZ074meONO2rDrsjBRhRJ81aI+NXj0bc3cJ29f3XWuXCgdRTgoPAX9Kll8z7&#10;nbaf8evFMMyteWdvMn8SqME10lj+0RpD4F94flX+95cgNeTiP1FKFVegqbXKU5rqe2WPxz+H98TH&#10;dwSwg/8APSHI/StWKX4S+IIvtCXtj83J/eBTXz+QOpoBA6UW5SvbPqke7T/Dfwnqu2TQvEEa7vur&#10;5itn9aqz/CHW4z/od7BJ7bsV4xBf3Vswe3uJEZejI5Fa2m/ELxjpcyzWniK5DA/xSFh+tPmkTem9&#10;0dvf+Fdf0uV0udMkPl/eZFJFVDbXIXcbeTn/AGDTNO/aO8Y26iO/srW47EldpP5VrQ/tLWkgAvPC&#10;S++HH+FNVJdQ9nTktzJYMpwyY+tAOe1dVY/F/wCFXiJfs+taX9l3fxND/UVNcaN8K9ahafRPFsED&#10;ejTD+RqvaC9l/Kzjzkcg19gfsE/GfxZ4wsZ/h7rs8EtvpNuptZXY+aUzjb7gV8x6F8KvFfirxVb+&#10;FPC8SXs94f8AR5I3+Uj1z2r7W/Zg/Zs0f4L+HI9U1qyj/wCEgkjYXt0su5QCeg7Vw5hUpOjyvfod&#10;GEhU9pdHqmpW9vPZsl4u5VG75TX05+y6Lo+BLVrlWWM/6vf2FeM/Cb4P3PxSuk1GSZl02GQb3Rv9&#10;Y3pX1F4d0PT/AA7psOnWEG2OFQBjvXv8MYSth6EqtT7T0R4mfYqnWrKENbdTSvDufaibV7H1qGWJ&#10;Zk2N0qWeczNkDCjoKZmvqG7s8EXTI47SX5R7fWtEyDzPLH3utULcDzlyKfLM8FyxTvxVxlZXJaHX&#10;bXUN/Fdwp8sfP1qRjfXtyt9qM6uVXCKq4C05LiKVMBsnHrRcTrBCX6Y6c1pzeZP2ivcXMkl3/Z9s&#10;uWZcYHeun0HTI9N06KER7W25bPXPX+dcR9sWSVWQ7fmy0jH7vPWu/sZo57WOSKZZPl++rZBrowtn&#10;J3CoT0UUV1szCiiioAKKKKACiiigAooooAKKKKACiiigAIzRj3oooAQjPevPP2gv2cPAH7QXg668&#10;LeLdGhm86MqrNGMg4r0SgqCcmiUeaNmUpSi7o/BX9ur/AIJp/F39lfxRdeJvBWnTan4bkkLyQqpZ&#10;oVz1FfO2naldWc8d7p1xJbzRsCrxsVZCP61/Sv448AeGPiFos2g+JtLhuIZl2sJFB/nX5ef8FDf+&#10;CQ154fubz4ofAuzIDbpLixjHysOvA7Gvkc44fVS9bD6NdD7LI+JJUbUcVqu/Y8M/Zk/4KN+Kfh/J&#10;F4X+MAm1fSeFjvEb99B7nP3x+tfcvw++I/g34n+G7fxT4J1yG+s7iMMrxMNy+zDqp9jX4/axo2qe&#10;HdTm0XXLCS2uoHKywyrggiuy+A37Q3xB/Z/8VR694O1NjblgLzT5GzDOuehX1x0NfL0cZUo1PZ1j&#10;7ipRp1oqdJ76n62ZPTP61b0fW9R0W9W/028aGZDlWVq80+AH7RHgT9oLwhD4h8Lagi3O3F7p8jDz&#10;IHxyCPT0Nd/tGOa6KmAo1o89LR7po8+dP7M0e9/CT49W+ubdG8XzRxXXAinPCv8AX3r1NJFkXcjj&#10;aeQQetfGUcpQ70ZsjnKnmvRPhn+0BrfhVo9M17deWQIBJP7yMe3rXtZVntbDWpY9abKR8jmmQN3q&#10;4ZfI+iyNwph4OKo+HPE+jeKtNj1TRb5ZoXGflPI9iKv7ctgV9tTqRqRUou6Z8nKEoS5ZLUSineX7&#10;0eX71RI2ineX70bD60ANopxXAzmm0AFFFFABRRQaACigGkLc9aAFoqOWeOFMyybfc1zvin4q+CPC&#10;kDSan4jtVkX/AJZfaF3flmolUp01eTsaU6NWs7Qi36HTblzjNGa+dfiH+2xpWgwSy6LbNMsbYHy9&#10;aw/Df7afinVrEahHpEe0sRtZsVyTzLA095o9KnkeaVZWVJn1NzRk+lfNL/tieMpDgaFbqOnDHP8A&#10;Km237YXiyCXfc6JHIvfa4qY5pgpfaNKnD2bUld0z6YorxXwr+2J4Z1MLFrWnzWz99y16BoPxe8F+&#10;IAv2LVo8t2Zq7I1qdT4WmeXUw+Io/HFr5HVUVDb3cF0m+CZWX2NTA8da02MQooooAKKKKACiiihg&#10;FFFFQAUUUU+YAooopXAKKKKACiiincAoHXmiipAPpRTkODzRtSgBvU8ClIx2pwVeoFI/SgBtFFFA&#10;BRRRWgFjRv8AkKwf9dlrr/4/wrkNG/5CsH/XZa6/+P8ACuWv8S9Daj8ItFFFYmwUUUUAFFFFABRR&#10;RQAUUUUAFFFFABRRRQAUUUUAFFFFABRRRQAUUUUAFFFFABRRRQAUUUUAFFFFABRRRQAUUUUAFFFF&#10;ABRRRQAUUUUAFFFFABRRRQAUUUUAFFFFABRRRQAUUUUAfyH5HU04bBzX0F8M/wDgnL8ZPFuvQ6f4&#10;vvLHRbSTO65abzGU/wC6P8a9Gn/4JFeJtEm+0a38Qkmsz9y4sbXdkfieK/N3Ujy81/uPqlFqVn+J&#10;8cbgeKBg19x+FP8Agl18MNY1GOwuPG14p2ks0jhd59OnFdrH/wAE2fgz4RdU1fw5cXEYI3XLzMyk&#10;etZ/WIyjzJXRr7P3uWT1/rqfnNkU4SYOAv8A49X6hxf8E9P2fL62VtA0iyucr91pMNS+Hv2NvgJ8&#10;PdUml8UfCO3uobiEo/nKWCj+8Pel7XlfvJ27ma5ZRfK7tdOp+Xvmc4xSGbH8NfqX/wAMGfsya2Gv&#10;/BnhCzmbdk2kzHI+nNVbD9kj4HaXqy6bqfwv0y1LNt8y5t8rn6mlOtyyVk3fqXTjGcfitbvufl95&#10;hIyUNIZBnH8zX6meK/2OPhNaweZL8KtJmtyPluLS2H9K4+y/Y0/Zq1fU1i1bwqtrE3BeNyNpqfrC&#10;jLlkmn+H3l+zjKPMpJ/mfnH5o7fzo85T09cfer9GvFf/AATR+EUMX2/RtOe6tG5WW3cnArldO/4J&#10;m/CbxRdyafBrk1hNt/dLIx+ZvSr9tFVOVr/IzjHmhzX+R8IrJ3qRHBGOfyr7Q8Qf8EqrPRJysviG&#10;6Vc/LJjKn8ajsv8AglUb+1+2QeJJ2jU4ZlUHFEsRT21v6D9neHNdHxqHxxinDOcqP++a+3PCf/BK&#10;7wpPfLFrXi+8ny3+piUJ+Ga9i8A/sA/ArwBqUBPgZbm5U/LPqTGQZ9eeKyeKp8vupvoaRw9viaXU&#10;80/4Jc/DzxLL4Xvtb8WQrb2rSj+y2u7f5zxyVJGQPxr6n+KWiX2neCNQv9Mslmmis32rGc5+X0qa&#10;PwPeaLbLbaZp0a28YxGtsoCgD0xWt4Q+D+vfFTUI9Hmlure0jYPMyyFQVB+6fUGs8NT+s4xU6lN6&#10;vcVeXsqLnTqLToelfsGWmpWHwN0+LUoCjNEJGyp6n617h5ntWP4N8LWPg7w/b6HpsYSOGMKAPata&#10;v0iMVGKiuh8ZJ80r9x3me1R+dJ52zyvlxndTqKokekzI25RQ0zO2SOaZz2pwAVBJn5s8CgC0GS3h&#10;y3B7fWqN3fyCMlzub+7mnXc808eN3I+7is2RJy26Rf8AvqtL8xJY06Ca8vI4lAVZG2s3XFd9o2mR&#10;aNZLZRSFhuJ3Vwmn6fM6GZZMdCrK3INa6tqMEOItUuNxGPmfNdFGpGHQmfvHXhge9KDntXGx3mpa&#10;XcxzWszTO3yKksmRk966rTlu4rRftsgaQ8sR/KumM+clxsWKKjkuYoV3Tyqv1NFvcxXUYmgkDK3R&#10;h3qySSiiigAooooAKKKMgdTRYAoJwKaXINN+YnIFPlYDtzetJub1pKKaQC7m9aNzetJRVALub1pd&#10;7U2igB27IqC+sLXU7d7O9t0kjdcMrKDkVKc9qOexoA+F/wDgoL/wSs8KfGPT7jxv8OrJbPVo1Ljy&#10;Y8bzjODjrX5N/FL4P+Pfg34lm8L+OtDmtZoXKrI8ZCv7iv6SpQsgKSDKkYwe9eJftQ/sOfCD9pXw&#10;9cad4h0GGO5kQ+XcRrtZW9QRXz+bZFQx8OeGk/zPosn4gxGWzUJu8Huj8FPAvxG8ZfC/xBD4n8Ea&#10;9cWF3EwO6GQgMP7rDowr7c/Zp/4KVeGfGbW/hX4zRw6XqDFUj1JD+4mbp8w/gJ/KvCf20v8Agn38&#10;XP2SfEc8uoaVNf8AhuSTNnqkcZIRewf0+vevn0oUG+I1+fzeMyys6dRWP0qnUw2YUVUpSun969T9&#10;pLS9tNQtI72xnWaKRQ0ckbbgwPfipAc8gV+YPwC/by+MXwLtYfD4nTWNHRhixvjlo1z0Ruo/Wvvz&#10;9nz9pH4e/tDeFI9e8I36x3UaD7fpczjzbZu4I7j0bpXp0sRQxceV/czkqUZ0z2DwV4+8Q+BdQW+0&#10;a8ZVz+8hY/K49Mf1r3Dwf+0V4G1/ybTVdQj0+7fCrFcOF3nvt9a+cwTjIrH8ZaBNr+np9lcLNC26&#10;PPc/WtMJi8bktT9371J9Ox4mZZTQx0ebaXc+4Yb2G5jEtvMrqwyrKc5p4lY9jXwz8O/2jPin8JLw&#10;abNePdWsfDWl4d2B7E19LfCL9qLwL8TFjsZLtbG/YY+zTnGT7etfX4DPMDjo2UrS7M+LxWVYrC7q&#10;67o9R3t60bm9aYsivhlbIxkN606vaPNF3N60lFFABRk+tHuelVbvVLGxiaW6ukRFySWPQetJu24J&#10;SlKyVy1nFIWFea+Kv2pvhT4blktV1hruaPjbaxlhn69K8o8X/tneJdT8y28NaVHbR9FkkO5sV59b&#10;NcFQ+KX3HuYPh3NsZrCm7eeh9G6/4w8N+GrZrzWtUhgjXJJkkAryLxx+2b4Z0tntfCemPesvCzsc&#10;Ia+efE3jbxP4uuTc67rE02WztZvlH4VkxxSTyLDDHuZjhVHc14GMz+rUlagrI+1y3gnC0Y8+NfM+&#10;3RfPqd14y/aJ+JvjNmSbWTawtx5Vr8uB9etcRPdXVzM095PJI7HLSOxYmux0b4KeItRtluL65jtV&#10;bnaRlgK1D8A8R/Jr2W7fuv8A69eHUr4mvK85Nn0dGvkeAXs6aSt2R4f421iGZf7LijyyOC7f0qj4&#10;f8Xaj4dVorZFkRsfK/atD4ueB/EngbxjJaav9ma3uY/Mt7iCbcx7YK9q5k4PNeTUlUhUvF2PQp1K&#10;eJjzLVHZ6V8T2muVi1S0VVZv9YpPFdfFPFNCs0TbkZcqw7ivHTyQM8dK+uP2NfB/wq+KPgJrDV/D&#10;rSX2kv5cztK2HByc8HpXrZX7XGVvY316XPJzbFUstw/tpRbXkeVkAc1NaanqOnuJbK7kjb/ZY19b&#10;yfs8/CUwiJfCcCgd8mq/in9nX4eeI9PWyTRY7ZkXEU1v8rL/AI19JHJsVD3oyX3nycuKssrWjUpu&#10;z7o8Q8AftD+KfDMqx6hMZ4c925r3b4f/ABu8L+M4lCXipL0ZGPOa8J+J37OPivwJG2p6fnULNeWa&#10;NfnQe4/rXA6dqeoaTcrc2Fw0ciHJ2npirp5hisFLkrx0McRkWX5pH2+Amk+3Q+7I5o5V3xvuU9DT&#10;q+fPg5+0TM8kejeJZfnHCyete76RrNpq9stxayqysuQc17+HxFPEU+eDufG4zB18DWdOqrMuUUUV&#10;scoUUUUpbAFFFAyRnNQAUUc+tByBnNBXKwooooJCiiigAooooAKKKKdwCiiikAZPrRknqaKKACii&#10;igAoops00cCGSWRVUdWY4AqlLuBa0bP9q2/H/LYV1/8AF+Fea6R490F/Fljo9lI08kl0qbox8q8+&#10;telDIOK5q0oylodFNWiLRRRWRoFFFFABRRRQAUUUUAFFFFABRRRQAUUUUAFFFFABRRRQAUUUUAFF&#10;FFABRRRQAUUUUAFFFFABRRRQAUUUUAFFFFABRRRQAUUUUAFFFFABRRRQAUUUUAFFFFABRRRQAUUU&#10;UAFFFFAH4f3H7d37FvifSZ9Vi8Y3Wk3kYwtq9i/7w+2AR/KtrwD+2r8AXVI9M+N1gsbfetdR+QY9&#10;MNX5age1IwJOc+1fCxweHjLmUT6OTqShyuR+wreNvhB4+mi1Pwx4s0tjtw32O+Qhj+ddboesx2No&#10;tvFffaof7sjBhivxSt7/AFCyObK/mi7/ALuQj+VdH4e+NXxe8KyLJoHxI1i32HKql8+38iSK6I0c&#10;PHVROepTrTjZyufsbq6eF9RhV4tJWCZWyzwnbn8qjubpJ9Em0OeR3hmTbuaQlgPY9q/Lzwz/AMFC&#10;P2nfDqxxS+M476NOq3lqrFvqRg16P4R/4Kt+O7TbF4z8AWN0v8UtnMY2/I5FaclG1rHP7HEKV7n2&#10;da/DLSdNvl1DTfEWqQujZXF2xH05rsNQvYdd02LTdYlEvltnzGQZJx7V8kaH/wAFTvhFfWw/trw1&#10;qlnKfvKqq4/MV6B4F/bo/Z88dFbeHxpHZTNgeXfLsP61cIU4qySsRL28pczufQehXFrpUIgtZUZO&#10;8TscfrmneINJ8Na3bKV0KMy7ss0YUfrXF6H4t8NeI4Vm0LxBa3SsuVaGYNmti3+0H7kjfUNVuFCW&#10;koIx5qkZcyk0XNLtG8ONjToZoV7xl8qfwNP1zRtO8WvDJPbfZ5I+fMhwpY0+yur+Fsbiy91bmtzS&#10;RYXr4kTyZOnsar6vg6keVxH7bERlzJjfDHhO5EAsbjVWuoeix3cYbH41tRfCTVBKs/hjULe1y37y&#10;N9xVvwxWlpemXEUiJEuVb+Ja7bQrJ4YlDjO3itv7Lwco7E/XK0ZXucC/wU8RXm6e40u3eRf+Wtrc&#10;bSffBArLvfBHxP0idoH8LXF1aj7pZQxx9RXvOnwkIoxWrBEeBntXPUyWhJe5JxZpTzCcZe/HmR84&#10;6R4M+IXibVYbHRvDtxY7eZZLhSqY/Gvd/Avw80/wci3CTO1xJCqzZbK574/GugijVfmRQKtwQYlU&#10;g/KRmurA5ZHCycnLmbMsVjPbRUYx5UiBRx9KWrjLFjy143elVZYXiPzLx616jjynCpDaKKKkoMZo&#10;zRRQAdOap34lklWML8tXM8Zp8SKwYyHgd6cQHWCz2tttWLoM5qzLcL9m81D71V+1ytH5WeOmagdg&#10;g3MRir5rbE8uo++uHmQO527eV+ta2oazcajPANLvZFhjhBYrxl/f1Fc3eXcU7eTGm73U1tRSiCzj&#10;YDjaKunNxiwcR2pSz3n+kahLuZVwu0ba1vA9+k2nnTyf3kDfN+PNc/c3TTDYq4WnaNrN7o0M0Vva&#10;x+ZM2fMzwPwq6dblndsnl0O63D1ornvCWuahe3E1rqM29uDGdv510Nd0XGoroz8goozjrRV8tgBj&#10;gZxTXOTmnUjAdxTAYc9aUZp9FAEbYzxQaeoIGDTCCDg0AFFFFABRRRQAUUUUAHvSNwvSloPSgDB+&#10;IPw58JfE3w1ceGPF2jQXlrcRlGjnjDDnjvX5T/8ABQb/AIJB+Jvheb34qfAHT5r7StzS3WkRqWaF&#10;c5JT2A7V+uw+lR3NpBeQvb3UKyRyLhlZcgj0rz8dluFzCly1Fr37HpZdmmKy2qpU3p1Xc/mRuLWS&#10;CVoJ42jkRtrKwwVbuPrWx8OPiX40+EXiu38Y+BtZks7y3bOVPyyL/dYdGB9DX6r/APBR7/gkp4T+&#10;Jlte/Fr4F6XHpuuBTJdWNsuI7nuTtHQ1+T3i7wl4j8C+Ibrwp4x0aax1C1kKSQzLg8dx6ivzbMMn&#10;xmVz5nqr6P8AzP03Ls4webRtF2l1TP0c/ZT/AG5/A3x+sYfDfiKaHSPFAXD2EkmEucfxRE9f93qP&#10;frXvffKivxYs7q/0m8j1HTbqS3mhcPDNE5VkYdCCOhr65/ZZ/wCClup6C9t4I+PTNeWYKxw65Go8&#10;yPt+8A+8P9rrVYXMYy9yro+/Q3rYZx96J9u6/wCG9P16Dy7lNrj7sq9Vri9S8GeJPD832uw3yKpy&#10;k0H3l/wrsvCXi/w1420SHxB4T1q3v7O4XdFNbyBlI/Doa0gc9/0q8RgYzfPRdn+BxypxktTH8E/t&#10;TfF7wQiWSa0byFOPJvE3EAds9a9H0/8Ab5v2tVj1LwcfO/iaGbg/mK4DWvDOnatHuaJUkX7rqtcp&#10;d6ZcWMpjuLbbj+LbWmFzLNsN7rqW9Tnp8N5fjn71k/Q9pl/bx1YYFn4LZ/8ArpN/9auis/21tLeC&#10;OS70qRXZQWRV6Gvm5ducBaUjnAr0aOdZlTk3KfN8jsjwVlbj71z3/wAR/tqzSwNDoeiSbjwGkIGK&#10;8s8afGXx348YwXupPHC5x9nhY4b2965NFeVxGiFmJwFHU123w5+G2t3WpW+u6hAsVvHJu8uX7zfh&#10;UVszx2KVpS0OylkuSZLH2iheSWl3cz/Dfwr8TeIo/PeP7LHxte4U/N+Fb4+ANwyDPiSPd3HkmvS4&#10;UCLgU6uHliedUzzGSfuOy7Hn+mfAbSLf59U1Waf/AGUXaK6HQ/hv4S8P3H2uw03dKv3XkYtit7bv&#10;O0DmrdpoGr37rHZ6fMxbuFNawpSlZRVzgrZpiakf3lQp4XGcU5Y2lbYisx9AK9A8M/CWJIRca/lp&#10;Dz5YNdTp3hPRdLGLSwjX3217eGyPEVYpzfKfOVs4oU7qCu/wPz6/abtdRh+JlyNQR1RoV8ncD93H&#10;+Oa894PAr9GvjL+z74H+L2jyWOr6eqXQUm3uo1w6NXynffsG/GaPxC+mWkVu9msmEvmmwCvrjrmv&#10;JzLIMXQq/u1zJn2WS8TYCtheWq+SUTxfTNNv9Z1GDSdNtmmuLiQRwxRrksxPAr9FP2ePg9pPwc8A&#10;WujWsH+mTwrJqEzdWkxyPoK439nr9j7w58I7hfEGtuupat/BM0Y2Q8fwj1969wjVlXbX0GQZPPBR&#10;dat8T28j5fijiCOZSjh6HwLd9xQBilx2oAIor6bfc+O+HYhubaG4jaGSMEMMY29a8Y+OP7NsGsRS&#10;+JPBNqsV2oLSWqjAl+noa9tx3FNKkjk1hiMPTxMOWodmDx2IwNZTpP17HwjLDeaVeNb3EbQzwthl&#10;ZcMpHavYfgH8Y5ra7XRNVuPlLAKzGut/aN+BUXiuzbxb4Zt9uoQr+9hUYEyj+tfOUVxeaZe7lLRz&#10;RtjnqCK+bj7bKcSo/ZbPvKiwvEuXucf4kfzPuiwvY763WeNs7lzU9eLfs8fGmPXrMaFqtxtuIcL8&#10;zdfevZ4pFlQOh4r6mEoyjeOx+dVKcqcnGW6HUUUUMgKMCiikAYowKKCcc0g1CiijPagAooooAKKK&#10;KACiiigAooooAKCaM84oPWgaQZ9qbJIsaF3YKFGSWPSnVma34cg11wt5dzCEf8sY5NoJoHZGJ4i+&#10;JS20raf4eiWeboZpG/dqfb+9XI39zq2rN5ur6tLNznbu+Ufh0ruNT0vwH4bs1/tDTof9lWUsz8dh&#10;3ri9ae21W436fpi2durcAsSzfXnArnqc2zZtT5eiLnw8NpH470mKJNzfbo+T25r6Er55+HotE8ea&#10;SIxub7dH83419DA57VjE0CiiiqAKKKKACiiigAooooAKKKKACiiigAooooAKKKKACiiigAooooAK&#10;KKKACiiigAooooAKKKKACiiigAooooAKKKKACiiigAooooAKKKKACiiigAooooAKKKKACiiigAoo&#10;ooAKKKKAP5E/Jo8mr0tpNC22aBlP+0MUzywelfHn0hU8mjyatmIDrSiLvigCn5NHkirnlf7NHlf7&#10;NAFRbdR0H6UeTg8HH4VcEIpfKH+RQBc8O+OfG/hOUTeHPFV/ZsOnkXJWvQvB/wC2l+0f4OvFurX4&#10;iXN0qn/VXgDq3seK8xES+lOERz0quZkuEJbo+xPhn/wVj1mznhsvid8PoZ4c4kutPkIYe+1uP1r6&#10;s+Dn7W/wA+MPk23hTx3bJeSYH2G7by5QfTDdfwr8kRHxU9lc3VhcJe2Fw8E0bZjkiYqyn1BFHMc8&#10;8LTlsfuv4f1a804rJbyiSM/wk5U13nhnxZpV5tS7xBJngfwmvxx/Z9/4KL/G74S3dtp3ibV5Nc0l&#10;XAkivG3Sqns3f8a/SD4F/tFfDL46eGbfXPB/iW3kmeMGazMg8yJscgiuinXqU/M4a2Gcdz6g0/yp&#10;FV42DAjIYNxV5pfKXK8segryjRfFGqaRtW3n3R91Y8V2fg/xzZapdLY3u2OYnC7q9KjiKdTTqcUq&#10;biddaDzAqk8t97FX/KUKqAnjpVa1sFtnG1sr1Bq5kZxXdGNjFsr3UhiYER/RvSmSrcFNz/dqa6Qu&#10;nyfeXmm3LkWwB/iIqftMRWpvmpv8vPzdacCDyKjMCif7QPvYxWaNCSlDIV2lPmHekoUKz7HOB60A&#10;PW2nZdw20iTiK3aBl+93p32mRF2o1RnJOSOvWmAdKp6gkbsN0jfSrlU9TUALNnpxTjuBXtHFvcrK&#10;pztb7vrWxcXMVxGpVG555qnoce+48/8AhUfNmrdxcmQ7Wb5c8cVUnoSMoPSimucITisyjQ8GXlsm&#10;rv8AaWZGZdkfy/L9c11kV7bTytBDMrNH99VbpXndtqbrMrou1o33Lt9Qa1rd7yKRr6zuPJaYfvPl&#10;HIzkV20a3JTsZyj71zY1PxZEm1dOYM28iTcvYdxWpZ6ha3qZtZ1kx94K33frXMWiIkQjL7tq8tUO&#10;iav/AGHqbiSNPJuJsM237opRxUoy97YXL2O1orH0LxTb61dy26xFPLXKszfeGa2AcjIrqjKMtYsl&#10;qwUUUVQgoIB60UUAN2CjYKdRQA3YKNgp1FADdgo2CnUUAN2CjYKdRQAmxfSjYvpS0UARywRujI4y&#10;p4ZT3r5P/b5/4Ji/DT9qjQLjxB4fsY9N8SRRloLuFAN7Y6H1r60JpCARgrWdWlTrU3CaumbUa1Wh&#10;UU6bs12P5vPjt8APiX+zl4zuPBPxG0Oa3aORhDcsh8uZc9QelcKQD/FX9DH7XP7F3ws/aw8FXHh7&#10;xbokP2wxn7PeiMb0bHBzX4r/ALYX7B/xg/ZM8YTWGr6LcXujtI32XUoYyQFzxu/Cvz3OuHqmF/e0&#10;FePbsfomT8R08ZFUcQ0pd+5xfwU/aN+KXwF1iPUfBfiCUWokBuNOmctDMM8gjtn1FfoX+zv+2z8J&#10;/jtptrY/2vBpevSfLJpF1JtZm/2D/EK/Lg7t2CKm0+/1DSb6LUtKu5Le4gkDwzQuVZGHQgjoRXh4&#10;bHVsNLleq7H0VSjGoro/aYnPIamyxRPGUkhVlx0YZr4N/Zb/AOClXiLwtLb+Dfjq8mpWDMqQ60q/&#10;voO37wfxj3HNfcfhTxZ4b8aaJD4j8L6xBfWdwoaG4hkDKRXtRnh8dTOOUJU5alPUPCdneM02lTeW&#10;38UR6VS0Hwdresa3HpL2EiqWzJIfu7R1IP8Ak11UkayDOKw/FOneO0SHUvA3ixrO6tpA/kSwq6Tg&#10;dUJ6gGsIYOvTkkpXj5mzzDFUaL5dT1TRfAnhfQwj2mkxiRQP3jLlvrWwEC9BXO/BDxhcfFDTY7XW&#10;LU6brEa7bi1uFKhmHdT3Br07TPhH4hurhVvdkMXUyb8mvTjl+KduWN7nydbMqUr+1nr2ZyeSTgVt&#10;aH4G8Qa6vmw2vlx/89JOM16Rofw38LaMqMtl50y8+bLzW8sagYVQv93HavYwuR9az+R4uIzrpSRx&#10;fhj4U2umSrc6jL50g/h/hFdhbWVvbIEhiVR7VNtHcUV71HD0cPT5YKx4tavUrycpu40ouMEUuxfS&#10;lx7UV0e8zEaUQnG2govQU6jA9KPe7gN2IOQKUIv92looswE2L6UbF9KWinqAmxfSkZFx0p1FLUBj&#10;Ro67GT6183ftU/Cey8OXsfjPQrfy4bqTbdxr0Vuu78a+lMD0rB+JHhC08ceELzw/dRg+bCTEx/hc&#10;dDXJjsNHEYdxa1PUyfHTwOOjO+jdmvU+J9B1XUPC/iWDxLp1wyqhVZ4weGGetfZvws8Vw+KPDkF6&#10;rcso3flXyl4S8CXeva9qHhma3bzoIX3fL0KsK+hvgJpWo+H9O/sy7XCr93Nc2UyqfV7S6aHdxLTo&#10;xzBul1SZ6gFAGMUYHpQDkZor1j50MD0owPSiioYBgelIQMdKXNGRSAMD0pMDPSjA/u0vTotBQhAA&#10;zilwPSjP+zSYX0/SgBcD0owPSjgdB+lGRQIMD0owPSiijcQYHpRRRVcoAeeKMn0ox3xRUgm0GT6V&#10;DewTzQGOG4aFj/y0QA4qajrVco7mDqmj+EtKtDqGvKJdox5tw5Zj7D6+1ef69Kmu3YTRdA+x26/d&#10;8uI7n9z6fSvVbrS7G8mSe7tI5Gj+4WXO2srxh4th8LQrb2Vp51zMD5cKrwPc4rGpHuXCTWxx/gCy&#10;j0/xvo4nt5VaS+j2+YmO9fQVeG+C7LxZrXj3Tdd1exuGVbxDuZdqoM9gT0r3Kuc6L3CiiigAoooo&#10;AKKKKACiiigAooooAKKKKACiiigAooooAKKKKACiiigAooooAKKKKACiiigAooooAKKKKACiiigA&#10;ooooAKKKKACiiigAooooAKKKKACiiigAooooAKKKKACiiigAooooA/m1n/aq/Zf8bOtl4o+HjQqy&#10;/NK1qvynPtUkfwE/Zk+KO3VvA/j1LFZV/wBQJl4P0avkncvr+tSQXc9u2+3ndT6q+P5V+dezcfgk&#10;0fXSjGW59LeJP2EPF1qGn8H+JrO+hPKCQ7WPtnpXnPjP4B/FLwK3/E68J3Bj/wCe0A3r+lc34V+P&#10;nxZ8GALoPji9iRf+WbTFh+tepeAv+CgHjbSo0sPH2iQ6tD0kmX5ZMfyNXGrioeaJ9nTZ5DJC8L7J&#10;YmUg4IbqKbhO4r6Th+L/AOyB8YdyeJNFi0y7mGGa4t9hB/3l4rO8Rfsg+EvFVqurfBzxxbzRN/yz&#10;ml3Kf+BCto4yH2lYiVNx2Pn07B2oDKOlen6x+yD8ZNLR5INNt7rb/wA8bgZb6V554j8JeLPCFybT&#10;xLoVxZsP+e0RAP410RrU5/CyOWSKe8Ub+armfHGaTzz/AHq0JLW9fWnqwxg1TE+eCakSXjrQBcTm&#10;tjwX468XfDzWY9f8Ha9cafdRsCslvIVzjsR3FYcT7h1qVTuFAPVan6c/8E9/25k+M+jt4G+JerRR&#10;67Zqoikkbb9pX1HvX1dO0+Fu9PfE0bB4Xz3r8LfBniXWvCPiSz17w/dyQ3UFwrRtE2CTnpX69/s6&#10;/H7TPF3wz0ubxj5mm6l9lX7RBeMNxOOuR61XtoUmm3Znn1sLLeKuj6z8AeOI/EehxrNhLyL5Jod3&#10;f1regkkkn5b/AHq+R7D9oA6R8YdLs/D86yWMzCG6dW5JJ4NfVlldGeBbhW++gNe3hsVDFU1KLvbc&#10;8qvh6lGdpF93E6sinBXpzTIibjbFIeBVcMRTg7DpXTzGXKy8kSmPyTyoqrNH5LlAc4psVzJE3B78&#10;1K5iuphsY8j5qcveWgakVBYAZJppdgelR3AaWJkHUjFQHvEiyK/3GDfjTqyYpLixff5fHcetWpdR&#10;ZbUTKfmJ6VXKHvFia5igOJGqGU22o/ulc5Xmm3aNPAJQBv2iqcKTrJuOVx1ai3mPU1ILdbddsf8A&#10;wLNEroHVH/i+7VR9X+XbEvOOKW2a6uJluZiNq/dpWErl4e1AINM3tiq7wzSz7/P+X0FIPeFhgCX7&#10;FUOMVqSyKbL5fTGKqwNFv3TH5cUTT+Y+UXC9hVXAhe+kgn8pVPPcUtzKIo/MkJx3pc85IpsrL5Te&#10;YRt9DWNT3o2KjpIXRLKTX7torN445I1yPMkK5Htiu30DT7zTNPFteXXnNuJ3c8D05rzsXUKsq28D&#10;LIz4Vl7frXYeE9b1+8vfsN/DvRVPzmHbtxXdheWGiRM7yOiopxUkcU3BBwa7jLlCiiigQUUUUAFF&#10;FFABRRRQAUUUUABJ6AUAMego709Pu0FJDPmPGKXY3pT8D0oOfSgoaE9RXO/Ej4UeCfiror6D4z0O&#10;3vIJF24lj3Y/OumUHutEmSuBRZPRh5o/PT9sX/giL8NvHPhLUfFnwKb+yfEVvG01vZJjybsjnyyO&#10;xPYjvX5M+MfB/iX4feJbzwh4w0W4sNQsZmiuLW4XayMPr2r+m3b7V83ftlf8Ex/2fv2wlk13X9Ob&#10;R/EXlbYdc09QHz23jGGFfJ5zw7DFL2uGVpdu59VkvEU8J+5xDvHo+x+CDfN3xzXpX7PX7UnxM/Z3&#10;16K58N6m0+mtIpu9JmYmKRc84H8J9xVz9rf9kf4o/sgfFK7+Hvj7TZHt1kJ03VkiIhvYuzKfXHUd&#10;q8qIB5zXwUo1sHWcWrNH6BTqUsVRUou6Z+t/wF/aH+H3x/8ACcPiHwfqief5Y+2afIwE1u3cEeno&#10;eld4cNxX44/Dr4k+NPhP4lh8XeA9dmsL2FgfMibhx/dYfxD2r9Fv2N/20NI/aO0ttA8QWaWHiSzh&#10;BuIVceXdD/nomeR7ivdweOp4j3ZaSOWrRdPVbH0Bp2sXWgXsep2dwI5Y2yrGvVfAf7T92Lq307xV&#10;awtC7BDcxt93J6mvEPENyv2YQE/MWrHLygYWRhXd/a2IwdS0W9Oh5WKy/C4yL54q/c++La4hu4Fu&#10;LaRXjkG5WVsgipMn0rwP9lX4xy3A/wCFfa7dszYzYyO3/jle9BjtyD9K+ywOMhjqCqx9PmfnmOwd&#10;TBYh05evyHUUUV2qLOMKKKKpKwBRRRTAKKKKACiijmgAoo5oJORQAUhB7GhyQOKZub1oAybbwB4W&#10;stXuNcstJhjuroYnlVeWrQtdKtrRt0SBfpU24+tG4+tTGMY7IuVSpUd5O5IOBiio9x9aNzZ+9VEE&#10;lFNDKP4qdUyAKKKKkuOwUUUUDCiiigAoPSiigAyfSgGigdaCWgzjrRuHrTGJJpK0JJNw9aNw9ajo&#10;oAk3D1o3D1qOigBzYYYJqBNOtI7hrtYUMrfekbk1LRQBVhv9YuPFtjpumQfuo7mN7ud/7mfuj3r0&#10;KuP0YAarb4H/AC1X+ddhXJVXLI6KfwhRRRWRoFFFFABRRRQAUUUUAFFFFABRRRQAUUUUAFFFFABR&#10;RRQAUUUUAFFFFABRRRQAUUUUAFFFFABRRRQAUUUUAFFFFABRRRQAUUUUAFFFFABRRRQAUUUUAFFF&#10;FABRRRQAUUUUAFFFFAH8fIuB1Bo+0+9d3ffstfFK0yYoLabH/PObFYGpfBn4m6Vk3PheY7evl/NX&#10;5+qlOWzPrDD+0Ajk0CfHem3ugeJNP/4/NDuo/wDehP8AhVKSWaLiWFlPoy1oBf8AtPvWp4b+IHjD&#10;whL53hrxJeWZ7rBMyqfwzXM/a+xWl+0k84NTyoLo9P0v9qv446RMk0Pju5l2HPl3Chgfauzv/wBu&#10;bXdbsIbPxD4E0+6KqBMz4YP9ARxXz4bhu2aPPf1qfY03rYV0fRGn/Fb9mX4hBbfxl4NbRbk/8vFr&#10;kLn1yv8AhUmufs4+FPElv/anwi8f2d4rjItricZ/Pr+dfOLTNVjTdZ1TSrhbnTNQmt5FOVaGQqR+&#10;VEVKLvFiaTO+8Y/D/wAZeArs2/iTRpoVH3Zl+aM/8CHFZMVxg4roNG/ak8cR6GPDfiiwtNYtdu3F&#10;5HlsfWs8+I/hzrsjP/ZN1pUshz+5kEkQP06gV0U6r+0RKBHbyBuAatRsM8mpJPCOtWmmf25a2xur&#10;Ethbq3G5fx9PxqvGxIztrZSi9iNjoPAN/ouneL7G81+ykuLWO4VpIY/vNzxX6NfCfQP+Fh6DDeWF&#10;7HYK0CmOG++STGOmK+Qf2I/2edA+NPii5ufFt39mt7PYbdnk2fvM/rX3E3wS8V2EKppklvdRqoCt&#10;BMOleRj4+1qq0XK29jaE1Tg05WOk+GvwO18eO9Murq9tpLeO8RpGhkyeDxx719tQ2ws4Y4MfdjAz&#10;XiP7G3wr1Pwho13rvixI5JprgC3Tfu2ADr7V7pc3KSldq9O9fT5Nho4fB3Stza2PncwrSq4i17pb&#10;FeK8SaZoVX7tTc4qNUjViyxqM+gpd7DvXrHFqQtfZu/s6oDVuGVopMqfrWdcWcks5kjcKPXNW0JC&#10;AbqqXSw9SdEifdmTb6Zp8VtDP9ybn+L5arhs8GprCRY3O4/e4pR3Jd7EdyI7clZWHFZl1NFIWw+d&#10;3Ru1a9xpi3QYTzHbnPy02LTdPW0+eNSexq7WBsqWVvPqEHl+X8qnhx0NTXdorN5UvG3+7U8M0Vki&#10;29qvy9SDVTV7iRk3qOWb17UtL6AmyncwLHxu6fd+lXbBw1suR04rMLOf4elPgWZ5MRk5x2puIJNG&#10;tketGRWbb35to/LkUsR6npVrS7GfWoPtMl4VjZiNqrzRyFXsST3EUK5c/lTLm68mISJzu+7VTX4L&#10;bTLyKOBmKlSGLEnBpPt7CJYRtjy6qrbeBU8oFm3vHfbHLGysf4vWm3v2iSURRIdtVL2W9iuZEuZM&#10;+WcbF/nSTSXuneVJdIy+ZyvzZAHvRyoRpeG7O3bXIU1WSOONWDbpDwT6Zr0qCa3mTzIJUkH96M5r&#10;yuwupLtmt3BbkBcrkZNegeFvDcuhDcL7zFlQFl27QD7V1YeUtrEs2AMnFKYQetKo2jmlLAd66ltq&#10;IieIelNHSpGO6oyu3iqJkFFGecUUEhRRRQAUUUUAFFFFAAetLuI70nfNCkbuRQVEMn1qQbTyRR7Y&#10;oqWUO3KBxRv9qYzYpPM9qNQHE+oprN6Cm5NGT2FUB5z+0r+zX8KP2mPANx4R+KPg+31JVhc2cki4&#10;kgkx95W6ivwx+P8A+zDafCj4qeI/AtvcXC/YLtks45ey9Rk9/rX9CbDPU1+bn/BYv9nRdE8SWfxy&#10;0Gx2x3Si31LaO4+639K+X4my+NbB+1px96O/ex9RwtmHscd7GpL3Zbdrn5d6r4K8QaPYrf3lqNrf&#10;eVWyU+tXfhP8Stc+EvxA0zx74emZZrC4V5FVuJI8/Mn4ivS5YoLqIwzxqysMMrd64fxh8MgqNqGg&#10;o3q9v/PFfnMZSjJNaH6ZUo+7Y/Tz4afFDwj8dPh1Z+PfCl8jLNFmSPcN0T/xIR2INaGexr8r/hH8&#10;bvH/AMFvEMF94d1m6jto7lXutP8AMIjlHcEdM4r7s+E/7bnwT+JVnbx3fiGPS9Qf5Wtb5tuX9A3Q&#10;16UsRCu09meVWoypy02PcPD2u3vhrXLXXNPk2yW0odff2r6A8Mftk+Grh4bTXtAuLXdxJOjBlB9c&#10;da+b4ZorqJZ7eVXRhlWVsg1Jtzk5rvweZYrAytSel9jycZluFx2tVbdT7w0bWtO1/T4tU0i8jmhm&#10;XcrxnOauAk818xfsofFO60PxOvgjU7ktZ35xBuY4jk9vrX04pB5Fff5dj447Dqa0fU+CzHAywGIc&#10;G7roLRRRXfdnnhRRRVXAKKKKLoBpwSDmlY9vWkGeBinEZougGsMClzzgrSYPINCk91pgK2Mc0ypD&#10;Ubew/CgAooooAKcoAPNNooAcdueFoDHpikUkHil4B4NTIB3PYUEkc4pN3OKU8jFSO4UUUUFXQUbh&#10;60HkYooFzBwaMD0oJA60HkYzQTcMD0pu89KGBHem1SQCkgLgUlFFUAUUUUAFFFFABRRRQBY0b/kK&#10;wcf8tlrr/wCP8K5DRv8AkKwf9dlrr/4/wrlr/EvQ2o/CLRRRWJsFFFFABRRRQAUUUUAFFFFABRRR&#10;QAUUUUAFFFFABRRRQAUUUUAFFFFABRRRQAUUUUAFFFFABRRRQAUUUUAFFFFABRRRQAUUUUAFFFFA&#10;BRRRQAUUUUAFFFFABRRRQAUUUUAFFFFAH4i67+zz4H+K1ufEHwH1+GOZf9fpF9Jgj3Hp/KuE0HwT&#10;pXgD4lP4Z+N3huZrWOMrN9lnB2MRw3HJpNMbVtEu1vNJvZ7aZcbZIZCpH5U7WJ9X8Q6hJq2t3ctz&#10;cyf6yaZtzN+NfnMvZNpqJ68cRWUbNnSeNP2QdH8R6c3ib4M6ra65Zty1jJt85Pb3/HmvLfDf7KNj&#10;8SfF9z4Iv/DVhY6hDGTJHfL5fOfu9OtdpoOreJfC139u8O6tc2k396GQrn6jvUN7ca3qOqvrd3qM&#10;7Xkj75LjcQxb1yKHGnzXVy44qrGNtzzH4kf8E/bfwhKzeI/h1cRR7v8Aj5s5C0Z98rWbpv8AwTQH&#10;jnwXJ418H2140EcjI0MF0HlBHfYRX0t4M+PfxI8JqtndXa6paDhrfUFD5H15NZ+pfE/xjJ43fxv4&#10;ZkGjySKoa1suIWwP4l+6c/SqtCLvdlLFz5bNI+IfF/7FfiHSpJI9E1/MkbENbX0PluD6f5FcPq/7&#10;OfxV0dGlfQzOqn70LZr9QB4y+FXxdt47P4xeGVs75eF1TT127vrgVgeE9d8E/DzxDq/g2fw2uteF&#10;b+4AW6kiBmQY+8D1x+VHNKLTvoaxxMZx21Py71TwL4u0ZSdR0C4jC9d0ZrMNtMrZaBhj+Eqa/VXx&#10;h+yXofjG3bxF8KLy11LTpV3NaXRAkh9ua5fwv+yDaeLPDk2taNpGk3F1bTMkuntCvmjH4UOtOLs4&#10;m0alJxvc/Ny306+k5SzlP+7Ga1NM8JeJtRYR2WgXUjHstux/pX6A2Pwns7LU49Cl8KwW9w0gTy5L&#10;VV5z9K6/Vvg3rngN1TVvDSxx4BWWOEFD+IrGWMlyu0Gb2hezkfPH7GHwn8X6HY3l54u00rY3gAWz&#10;uY8g/UGvc/BP7HXgWfULjxroXw+S6VnxNG37yNT14Q9Pwr0j4ceK/COl6OfDPi3wtHcW7NlbiNB5&#10;iV1Rg8P+FdFk8RfDjx1KrNIAunvzvJPTHrXPG9afMp6PdJ6kTnKOnLbz6EPgL4ZfCrWBDoGgeE7z&#10;TdSOEkjs7M8t74Fe4fAT4EWng7xkz6/dXtyGhIjtriHCLnuea3PgZ4D8Raj4b0/xXr0sdvfSNvkS&#10;OHbuXt+NeuwacguPtDc/hzX1GAyqnG1Spv0PAxGOqybhF6Eul6VYaNbfY9PtlijH8K/zq19Kz2vJ&#10;N0kZ+9uwvtVuMlFCDtXvWskkeciWjrxUfmH+9R5hxnNAyTGOgopm9s4zRvaldCuh9FMEjZ+ZaZcX&#10;cVvyxz7Uwui0tzMsRQH86HlL4PHAxgVnm5lOoLGsny+lWJLiONcs1PUTsF3dLAm7PzY+UVThjuL+&#10;QuzYA9abPctdShXTChuMVJcia1hWOJ8LnO73ppAiO6t3tWAZ1bPpTYbt4Dldv+1mobu8YSK8xzub&#10;A9qjmzNAy27Lkn+L+VUBNata6nqcazyMI2b5tvc+lbUIh03NtYuwj/iB9c1X0XVrea3x9jQTR/L8&#10;vA+tWUSa7mY8ep9BSlLWxEpFfX4zqELJagA8Y3d8Vn29jcSSAzyquGBEZrVlRoHMci4IrNlYJqOU&#10;O7L9B2pXY7qxsXlnY3cP22eNd7Dr60XNkNVtfsuNiKuFZl71H5xa38gL/FndThfXKr5aY9mqeaNx&#10;cxseBJYdK1JtDuAkhmXerleQwHSuyX7teYzXEUm1ba1ke7YHy/LyWzXpGjx3Eej28d4P3qwqJB74&#10;ruo1LqyGStnNIQD1p7LkYFMwR2rpWoDQ2Bk+tO6imuTQhJ4pMA2DqTTdtSMCRgUUcwEeKFXPSpM0&#10;1nxwKe6APL96aeDjNLub1pGJNCFYKKj3PnGaNzf3qrlFyskoB5qPc396gM3rRYai0TeZgU3cD/FT&#10;d/YijeKQx2R60AqOAaMjvRmgnmDcPWgdKM0ZoBsCa8b/AG7fhdD8V/2a/EugGDdMmnySW528hwuQ&#10;fzr2NsY5qlrenxazpNzpV2u6O4haN1x1BFTUj7SDi+pVOUoTUl0P52fAPiz+02uPDmqHy9QsJmik&#10;U/xBTjP6c10/BFUP2+Pg/qv7M/7XuvafbWskFnNqBvLM7SqvG7ZKj1FP0TXNM16yS/0y5V0ZckK3&#10;3favx3MKLw+LnB9z9lyfG/W8HFt62M7xH4D0bXmafyvJm2/6yPv9RXmepWM+j6lLZszb4XwH6H61&#10;7VnPSsLxZ4I0/wASR+cR5dwv3ZFHX61xnp1Kd0dn+y1+3N40+Hetad4H8fXJ1LQJ5lg85+Z7TJwG&#10;B/iUHqD26V97W08V1BHcRNuWRQyn1Br8jrzTrvw5rEcd7GytDMrK2ODg9q/Uf4G+OtN+Inws0bxN&#10;p1wsizWKCQK2drgYIP412YebkmmePiKbi7o9K+F0Elz8RNGghlEbHUI/nbtzX24ki7c18H6Rqt3o&#10;WqW+s2JHnW0yyR7umQa+pPg5+0DoPxF26Tdp9k1BVy0bMMSH2r7ThnFYelzUpuzZ8XxJha9XkqxV&#10;0keneZ7Ubx3FMD8cGlr7TQ+PJAc8iio8kdDRuPrQBJSM2KZuPrRuPrQA5Xz1oZuODTaKAHbgKUMD&#10;TKMk9TQA8kEcGmOcj/CiigAooooAKKKKAAHBziiiigA+gpykbetNoqXYBxbnAoDY6mm5J6mikA7z&#10;PajeabRTsAElm5pwc96bRVAGSetFFFABRRRQAUUUUAFFFFABRRRSuBY0b/kKwf8AXZa6/wDj/CuQ&#10;0j/kK2//AF2Fdf8Ax/hXNW+JehtR+EWiiisTYKKKKACiiigAooooAKKKKACiiigAooooAKKKKACi&#10;iigAooooAKKKKACiiigAooooAKKKKACiiigAooooAKKKKACiiigAooooAKKKKACiiigAooooAKKK&#10;KACiiigAooooAKKKKAPwp/she6Zp39jJ/wA8q2I4Ez1qVYF6V+aXZ6SRh/2Mn/PP+dKNFTPEf61v&#10;G2T1pVt1PO2ldlGEmijvH+dOOhrjiKugjtFb+GpVsR6UcwWOdXQgBxH/ADqRNCGc7K6RLBDxipVs&#10;Fxwoo5wMOysr6yVls7qWJW+8I5CM1NoWnXugagNT0e7mt5lbdvjc8n39a2ksQB0FTJZZqeYE7G5d&#10;+JvDXjLQJLfxzo5k1GFMWl5bqFbPYkjvmq/grxb4l0hF0bWbmPUrFztMN4m4qPrVBLMZ5Aq5ptgJ&#10;7uO3J+8wFHtJOVxxlKMbHX6n8FvB+urDfaMrWe47pFRiVI9B6VueEPhT4I8O6ta391p7TLDJlmds&#10;/jWzoenCy0yG3DbtqirqRrjb+dd9ONOnUVSMVdClVrVI8rZ714UuNNvNJhn0or5PlgKF7CtYsI+W&#10;bivMfgnrk8Us2hqy4xujD9q9MGkTTRfvZwWYe/FfXYep7ampHkTXJKxQWeMXbTMuVLZrRhczRLIs&#10;ZCt0zQmgWoVAzNu789avI0UbeSoXgcDHSumUSOaw1IIUdE2j1O7vULwxR3OyU4X2pt3eBpg8R+7x&#10;mmvK8xzI/tU6Arkz2m8eZatuFQXsc1vbmQnH0qe0nMDeSzfL6029YTuyM25fSpaQFW1kuJRtlRt3&#10;97bwaa+n3dyJJpl2hfu571cjvJEUIACBxUN5Ld3JUrLtUH5l9aBlCCWWCTzGiOOjMVplxK09wXjx&#10;ycLWtKLd7YRbef4qqxWyWkWX+bac59KdwKLiVGKSfKRQZ5H4kfPpmpL6aKaTzUz05qHSLK11W6k+&#10;0Sv5arwytjBqwGCe5ku1S0h3NG2d3atldFsr+3N3cRrHIOWVWwCaWK20yyfFrExHRs96lCCOJ5JF&#10;K7lxGtTzai5ivcW1vpL+Xp8DEfxVNa3ksWJgv1Wmscnk0+2h+0ShO3U1N+Zki3d0903mY5C9Ko2M&#10;E0crS3Cct0rSm090cmNvl/vMelV5YnifYR/3yetHw7gElxHCuS6j/gVZ51W5eTKoG7BQKaYjcXrL&#10;j7rfMc1ei0UD/SkGFXnqMUJWFZG/8K7Ga7vJtWuptr2/7pUVfUZruyQeT1ry3Stb1rRoprfTZFhW&#10;aQO0u3cenSu28Ea9PrWhLc6hKvnJI0bngbsd67KNSFuVDNqmu3YUGTsKaTjk10R3AKOnQU3efSk3&#10;N61bAcWApN4phYAZzTfN9xRYB5JPU00vzgUGQA9aaDk8UwY4Pnoaceaj6AkUeZ/tUCiB5OSKMD0o&#10;znpRQSwwPSjBHSiigQc+tHPrRRQO7ClViKSigQfSgE9aKKAA5POaQgnvS0UAfnn/AMF4P2YbTxf8&#10;CT8c9Fsx9u8O3cbXTKnLQOQrZPtkH8K/IrwdrGtaZrduuj3nlyTTKm3d8jZOOfzr+kH9qT4cn4sf&#10;s++MPACW8ckmp6FcQwrIoILlDt/Wv5tdU0y88M+IbnR7uMx3FjdNFIu77roxB/Iivz3izDqni41P&#10;5l+W59pw5iZexcb7H1p4l+A/j7wn4Zh8R3cEVzE0KvcfZSWMWQDyPSuL35GQa+tP2aPF1p48+Gfh&#10;nxFrVr5kclvCt1H97cq4Ug59QK6H/gpj+x54B8DeBtH/AGhfhBoa6fY3kiQ61ZQ/6tWdfklx/Dk8&#10;HHevDjl8q2HlWpv4d0fWYXOksRHD1lrLZnwh4z8JxeJLHEYAnTmNv6V2n7Dv7Qes/CTx8vwq8TmQ&#10;6XqtwERX/wCWEpPBHsaxh125xXMeOdMv7PULPxhoqf6VYzK+1epwcg/pXBTnyyTR7GIpKpDQ/TYF&#10;ZFyDkVY0zUrzRr6PUdPmeOaM7kdDjBry/wDZi+Pfh/47eAYNUsrhE1GzjWLUrPd80bAYz9D616SS&#10;D1NejCXvKS3PDlHeMj67+AnxSHxK8KB7r/j7tMR3H+16Gu+r5z/YvvDFrmrWj3GFaFCI/XmvowEH&#10;oa/SspxE8TgYzlvsfmubYeOFx0oR23CijNFekeaFFFFABRRRQAUUUUAFFFFABRRRQAUUUUAGfSij&#10;HegnjmgAopAy9jSlgOtABRQxwM4pu4nmgB1FNBLHrRlhy1ADqKYWb1pNx9arlK5SSio9x9aAxz1o&#10;5Q5SSj3qPcfWgsehNHKHKP3L60bl9aZkAUZ7UcpI/cvrRuX1plFHKA/cvrRuX1plFHKBc0dgdVt+&#10;f+Wwrr/4/wAK43RiP7Wt/wDrsv8AOuyzluPSuet8S9Daj8ItFFFYmwUUUUAFFFFABRRRQAUUUUAF&#10;FFFABRRRQAUUUUAFFFFABRRRQAUUUUAFFFFABRRRQAUUUUAFFFFABRRRQAUUUUAFFFFABRRRQAUU&#10;UUAFFFFABRRRQAUUUUAFFFFABRRRQAUUUUAfhjZ+LtEvP9XqEZP+8K0oL23mG6OZT+Ir5V8K/tAe&#10;CdcTI1lbeT/nncfKa7fSfGS3cYm0/V2ZezRyZH86/M37u59HLA9Ys97WRSOoqaOUZ5rxa18b65Fx&#10;Hq8n4tmtey+KPiCAKHMcmONzLSuZSwtSJ61E4q1Fg4wK8xsfi7dZBn09f+AtW1p3xbsG4ntHX6Up&#10;JmfsKnY7yKMHk1YjgGK5uw+I3huRcvcleP4lrYtfF3h2dfk1OP8AE1Jn7Oa6GksC54FSJADwagtt&#10;Z0m4AEV/Ex/3qtpNA3IuIz/wKsxcsuoLEo5Na3g3RZNX1iNY0+WM7mrNzGfukGu6+FOn7VmvGHXi&#10;tqMeapZiZ2EEIjjCE/d4qTHGKAMDAoJ4r0jM1vAt39g8VWc3mlB5wDH1r3+x3eRuY53V89eFLWe/&#10;8Q2ttbqWbzQcKOle9Q/abK3V5Jhu2gba97Keb2bOHFfErFq4WRJFnMg2r/DTLiVQwmhf5sVUed5D&#10;uY9eaN7V6jlc5+VjuaVEZ22rTN5p0cwjcPipDVE0w2QKCPmz1FRbm9aRmJcnPU03euM7hQGnUfub&#10;1o3sO9RxzpKu5T7VFfXMlsVZQvuDRuVYseYfX9Krai85i+V/l/iqtLfXEr7o/l7cdKUQXd0PPJXd&#10;0pqNtxEJLFflNTeFIJr27Z2AVfpgH3qK8DWq+X5eW28471teF1FnosckhHzc8duelWKRLJbqkros&#10;igL3ZqSS4eWPypdrYPytTby2mi/fPIuGbtUO45y3rWctHoSy1YwGaX51yF5q6I47cNIi9smqplWG&#10;y3RDy2bpg5Jp7m6lsl8vksvzfStI2ijMhku57xvJ/hY9MU5tMkV9vmKF67ql06CWGNjIgy3K1Xu5&#10;rm4n8lVZN3Zqm3VgRR2yxz+UCvzN95e9TXTSRt9mEh2rUc9tc2nzysMdMqaryzMW2SN96p96w+Ub&#10;fTukH7oHLdx2qOxINqZoCyyc8qxHPrVqy0ySWA+W3ylsfNzmnSac9nHsQfKPSiN4oauegeGtR/tT&#10;RLW9ZtzNCu8j+9irrEk1znw2mjOiyWi9Yrg8exxj+tdExwK9SnrFMoKjdiRxQTk5o6itAAsx70UU&#10;UGYUUUUAFFFFABRRRQAUUUUAFFFFABRRRQAUUUUAFFFFAFPXrQ3+jXliH2me3eNW9MrjNfzZftN/&#10;DbxD8J/2gPF3gPxVbst5p+u3CszfxqXLK30KkH8a/pUuVLxNg1+GH/BbPXvAeuftuahD4P5urDS4&#10;bbWmVRtNwMnHuQrKD9K+R4vpRlg4VG9U/wA9z6Thuo44mULaNXOo/wCCd/iqPWPg5NoeXMmnXzK2&#10;454b5hiv0r+E3h3wL8fP2a7r4SeJZTeW11ZtbXUcx+aJj91h6EHBBr8dv+CeXxG1TQviXN4BQK9n&#10;qsRkdSeVdBwa/Rz9nr4yt8IvFbXN5bNNY3irHdKrYKDP3vwrwsjxlKjVtU+GSs/metmmHqVI3pu0&#10;o6o+Gf2gvgj4o/Z4+K+q/C/xXD++sZs20wHyzwNykg+o6++a4l0SVCrrkHrkV+mn/BTn9kx/j54B&#10;tvj58NIftWq6Xp+6eCFctdWv3sjHUr1x9a/M0q6ExsMMvBB7H0rzc2wLwOKcV8L1T8j6/JsyhmOD&#10;jJv3lo15nGab468W/An4mQ+LPBWoSW+11kaFGwky55Rh3Ffor8Gvi34b+Mngi18W+H7yOQyRL9qh&#10;VstFJjlT+Nfnr8UNFW+0P7esf7y3549O9dt/wT0+KOqeDvi2PCD6tBDpesRn7RHctgeYoyu09jXJ&#10;Rqcrsa4uhGV2j9Lfgr4zl8GePrO+8xlhmk8qb02nvX2LYXMd5bR3MUm7cueK+DbecZS4hk91ZTX0&#10;5+z/APGW08VacuhX0wju4YwPLZvvj1FfccOYyNOMqE36HwPEWClKUa8VfuevAYopsUglTcKcTzX2&#10;B8eFFFGeeTQAUUZHrRQAUE45NFIWA60AJvFKGB4FJvFBYN1BoCw7cM4pNwpoKjqKUuuMUAOzxmjc&#10;PWm71AwaTep4AoAcXApQwPekzjotIGUdqCuUXdk4FIW7imsRnIoDh1+U0ByklBYDrUfzelAJ70By&#10;kmBnOKGGRio6KA5WKwxxSUUHjmndjuFBGO9G4etNY4Xg0czGc7qHiTVNR1STTvD7Ltt+JJCm7c3t&#10;RHZeINSBS71Nl9VUbf5VX8EJs1PUt5wfthrpc7LsDPVa5JVZ8zNlGNjn4ZvFuiObVoTeR5ysnp7V&#10;Zk1zxWBuTQl/Fs1satETAtzESJEbK7adHGU+Qj60e2qByRMP/hKNZi+efw++1fvFTTpfHulJDvWG&#10;RpD0hVeTW3crlGBA6f0rGOjWr6gt0o5X0HWn7eQvZxIovH9o4/eadKn/AAIVaj8a6EX8uWZoiTj5&#10;14qvrGnWglSb7OuP4jtqlqun2Es6n7KuCv8AdpxrSF7OJ1HhzxFol5rlrbW+pQs7TKFVW5PNegYA&#10;6CvFfB2kWkXjLTZ4lK7bxDjPvXtVTOTk7lRjyhRRRUlBRRRQAUUUUAFFFFABRRRQAUUUUAFFFFAB&#10;RRRQAUUUUAFFFFABRRRQAUUUUAFFFFABRRRQAUUUUAFFFFABRRRQAUUUUAFFFFABRRRQAUUUUAFF&#10;FFABRRRQAUUUUAFFFFABRRRQB/H4U44rT8PeNfF3hWUPoWszQjum7cp/A1Xnsrm3O2e3kT13qRUf&#10;le1fC2jLRq59VHmjtoeneGf2pNbs/wB14m0Jbhe81u2xvyPBr0zwX8b/AAN4rCx2er/Z5z963uvk&#10;bPt2NfMZtwe360fZvUfjWEsLTfw6GyqSW+p9rWN9kA9VPO5a1bGWOQ8EV8jeA/jP458DCO0tdQNz&#10;ap/y7XRLAfQ9RXr/AIQ/al8G6h5cXiC1m0+Xu2CyfnXJUpVqetro0/c1NnY9wtccYFX4lH93vXJ+&#10;F/Hfh3X4lm0bW7e4Vh/DIM11FpeQyAYOD6VhzKwnSkvMtqzqfkbFWEv7yP7t3Jx6MarRnc3FSUjL&#10;l7o0NO8R6taXkcrajNtVwSvmdq+qfAeq+Hb3Rbd9K1SCZnjBk2SDO7A7V8jZ9a779nDS9XufiFb3&#10;lnCxghDeczDgA/1row8uWdrHNiqMZQ5tj6YYk/c60ZwtCZA5qW1s59RuVsrdNzSNivRjFykorqeU&#10;9NTr/gLpTS6ldeI7jnadkAP869Uku2uFAcYIrmfCdhF4e0yDTbVcKo+dvU1oxXrPefvWwv8ADX1l&#10;Gm6VFRPMn70rmmKCQOtQo4YZQ5pxkK9asgk6naOtAyTtUc1PHEY7iPZ/EM1bEaq28KBVRVxGbIsg&#10;/duDVW1zEJI5EON2OlasVxDLIwfsMc1WnEYc+WRt7USjZaCKVtZTK+Jmwu7IC96feWUsjtKjZP8A&#10;CtWMn0oDN61Go9RLaBIYQAmD3p7uqDLNims77flNZ89rdPC0szHdnhfamNeY2/umnlKqijbwDUdt&#10;qupWEUNo0q+UGAxjp71HPc+VGGmPA46UKIJbcyXd4seWO2Mrk49TWgG7cXlzNDw3mY6D1qK2adwT&#10;PFt9Kq6XeW8qGC1k3iNRl/WrgdzWbuiXckAZhjr7VqQbobIbx8yr0NY/mSL8wNOttRf7fGjvu3da&#10;dN8upNmakWoW8il3O01FLeQNdRtv+VQedtVr9x9qYx4xj+lQeY/oKTlILMnuLh53Zjwu7gVVuneO&#10;LzI0DFT+VSCT5tpIqrqDzsMwN8uMMq9aUebm1GrlzTr6YWmf736GpJb26lj8t6p6cWW1VZBg5NF5&#10;dm3XKoTml72wzZ8Ia/BoOoTfbmbypox0GcMP/rGux0rW9P1pGksJN3l8NxyK8xsrme6SQtwV+7XZ&#10;fDC8tmsJrCOxZZI2zPNu3B2NduHqS+F9AOmyKB0qDVLyLS7OW9l+7GuWqlpfibT9Sh8wy+Sw4ZJW&#10;CmuzmROrNSioklEi70fI9QaUuR60w5WSUE461m6n4jsdKlWG4MjO3O2NSxA9ao3njmyilhjt4ZWW&#10;SQLJI0ZUJnvzUuUV1DlZ0FFZa+KtFMjwm/XdG2CT0P0q8s24ZDU+ZBysmoqMOT60Bm9aYcrJKKj3&#10;H1o3H1oDlZJRUe4+tG4+tAcrJM0ZqPcfWjcfWgOUkzRmo9x9aNx9aA5STNGaj3H1o3H1oDlHMRtx&#10;mvw3/wCC1f7OnjH4Zftg658TU8M3C6B4mWK6ttQSMmLztgWRCexyM496/cXpXwr/AMF1dS8Z6f8A&#10;AvwymiTbdLm1p11UbQdzeWDGDntnNfO8T0KdXK5Tl9nU9fI6sqOOil9rQ/Mb9i34c/ETUfivpfjz&#10;QtBdtNs5iLm6dtq7SMEDPWv0G0Dw9rfinUo9H8P6ZNdXMzAJDChYmvhf4M+IfFesfEzwz4W0XVV0&#10;23l1WCLybP8AdR4ZwGYqOCSOtfs18IvhfovwvsVi8J6n517NHuvL4qNw6fKD2FfF5Hg/7Su18Md2&#10;fR5pjo4O1/iex23wj0KX4e/DTSvC/iy/RrqOzxOrNnGf4ffGcV+Vf/BQP9nPUfgz8btW8RaLozR+&#10;GdbvnuNNuI1/dxsxy0ft83QelfqsttcTNI2pSedI33Xb6V43+3p8M9S+I/7MHiLw9oukrdXlvCt3&#10;axbdzbozuJX0OM19dnOFhi8AoR3gtGeNkOaSwOZcz2m9T8j7q3hu4Gt50DI4wy+oryHULYab4mkt&#10;bC8MPl3O2OcPjZyOc+1et3Tw2jNJeN5SplZPM42+teO60LaTVrlrRsx+c21j3FfnC0Z+r1rSirdT&#10;9UPg1YNpvwt0G0fVvtr/ANmxeZd+Zu8xtvJz3rrtM1PUNFvI9S0y7eGaFt0cidRivmr/AIJz/F2T&#10;xj8NJfh9qM+650LiMtyTCxOPyNfSdjZ3WpTraWMDSyMcLGg5NepT5pWcL38jwayjG6nax9Yfs9fE&#10;+++I/hJptWXF3ZzeXMyjhuMg16CpHrXn/wCz38PZvAngeOC+GLq6bzZ1/u8cCvQBxxX6hl/tfqcf&#10;ab2PzHHex+tS9ltcVjnrSd+tFFdZyWDJ6ZooooGFGO+KKKACiiigAooooAM0ZGcZoJIFc74n8Y3m&#10;iXn2OHTdwK5WZ2IUH8qTdlcDosiud17xJqMGrrpWlND/AKvczMckEdqyY9Y8QaZNDqD6o12sj/vo&#10;UIOAfSnaf/o6TajPalZZpicv15PSuaddOOgF268S6nqWmtp8Fm0VxJ8rTA/KvqRVfw3fXek6ythd&#10;6lJJCVb/AFjZAq7EQi7lI+bmqMumWmpNI8qHKvwwOOMc1DqS5k7gN1LxTqsutyT6Xd/uIZAFj/hc&#10;Y57VY0fxV4hvdYjtZY4WRjlo4wfkX1zWXPtMpWMfKvC/So9H8QPo00l+sEjzchoyu1Qo96inWlKp&#10;q9B3PRAeKKraVqUGq2Ed7bOrB17dj6VZr0OlxBmjNFFArBmmvyuKdSMMjFArHMeHgtrqOoRyZ/4+&#10;ASSfauhQK0+//ZzXOQyeX4l1S2kOPkR19uK3rCZJLRbkHjyQc/hXHJe8dK+FFq7WRrZto7cU2CQO&#10;isO/vVjOY15421Th4dotvKtnj+dQ9Bj5syRsoP8ACazt0gVWT+Hg1oM5Emxu9UZB5dwqeslIBt+x&#10;dfKxw0e6s25I2RuT/DitK9AEqjPWMgVlvkwAsOhxVICx4RXPiuwx2u0P6169XkPgvP8Awllnn/n6&#10;X+devVQBRRRQAUUUUAFFFFABRRRQAUUUUAFFFFABRRRQAUUUUAFFFFABRRRQAUUUUAFFFFABRRRQ&#10;AUUUUAFFFFABRRRQAUUUUAFFFFABRRRQAUUUUAFFFFABRRRQAUUUUAFFFFABRRRQAUUUUAfiX4v/&#10;AGN/hb4vRodV0G2ZWXDMsIVvzFeB/Fj/AIJcahAJtR+FfiJWxyljd9/bNfdNsulWupGw10tC23C7&#10;uMH196nu/DE0NwgjlVoZG+SftX5nD2tPVH0ksU+rPx5+IfwF+LXwunaLxp4JvbWNePtH2ctGf+BD&#10;IrkfK+bH51+0PiXwba3dvJpGu6XDcQyKQ0c0YZXU/WvlL49f8ExNE8VajN4l+FeoJpcszM7WUq/u&#10;i3+z6fhXRDE62mio1IyPg3yhThESMYr1D4pfsg/HX4Tb59f8GzXFsjY+1WKmZfrhRkV5vNbXNtJ5&#10;VzbyRsOCsikEfnXVGUWtDYdp2o6hpE4udNvZYJF/ijciuv0j9oH4qaNtSLxK8qrjCzqGzXGBARnd&#10;RgNyKUqdOe6uUpTjseyaB+2L4usdq61otvcAdWjkKmu00L9tTwfOVj1vQry2zwZFw6j+tfM+ccf0&#10;qS0tLq/uUtLOFpJZGARI1JJ5rF4Wl2H7aXU/Rr9nPTNA+Pd2l/oGpLPYxtmdl6j2Ir6q8LeD9B8I&#10;WQsNEsUhXHzMq8k183/8EwvgR4v+FHwym8QeLU8h9WYSQ2rL8yL7+9fUuOc04Uo0tEeRiK0qlSy2&#10;FyM11vwy0fzp5tTeLd5a4WuUijaaVYkXLMcCvWvAejjSNBRGX535bNepl9HnrqXRHDWlyxsaNnaG&#10;aPzJCy89KsyWcTrkL82MZpst9HbsI2T6YqZHDrkCvobt6nCR2ReJTAy/d/i9asZDck1S1GWSHY0T&#10;c5NIuohQm8ZP8XtRYk1Fu5RIrsR8vT3qZtUeQH93t/u1knVIAwAB/GnxX8MsojVuev1pCLIZj8xP&#10;vTlbHWmKwPSoLy4YbY4JPmZqBqxZhmSdd8bZHSmz3UVuV8x+pxWdZyXagrbjIDc5NOit3uJ2+0M3&#10;/wBeqsPU0lbdyr0SlEQu3TvUNtD9mXy1LHvk0XaSzw+XHJtJ9qXUNTPnSGdicZXPAqNbaGJTsj/+&#10;vVkadcdGdfb3qtdtJBG3mHa3biruJlnwzptxczNKhCbch1Ve9aUySRBk6MBTPCFjcx2H2iZirbsn&#10;3HvU0ztLM0jjkms5vS5MnqZz6hclfL8v5um7FT2MEkS7pvvHn6VYwPSjp0qea6sFyG6a5Xabdf4u&#10;aesqM+wSfN/dpLiZYE8x88elV4Zo5rsGJfvKctt5zQuaWwD4VuZbjzpF2heAPWl+xxLLvWR/++q1&#10;GXT7e38tm3MeeV5qmpyM0SugADAxmomSc3AO4bAOR3qQtgZplvMlxH5iZ696nUBxKQo0mOnJ2jrW&#10;h4N11rC1unt7aV5n+4qtgIT3rB1i/mtQEgUdcfrXRabp0GmL5nmMzyKNzs3WtqUpQdwLU/8Aal/E&#10;seoapLJHwzxN3akurSxnTfNArNtIUsOaZIrLMCsrdMtzwBVG5meWQgyFgKqVR7gamleL4dJ0CG0h&#10;gkuLiP5GTaQOp5zWnc+MNNk0Vr22ugszwkrH/EGHauaN3MsXl7/lC/nSaLqlpNctabB3xlRWscRL&#10;byAu2xeRP7TvLh5ppIxuZ8cD0FHmwX6mGSA+XjnI6Uz7XPI7JHb7lU80y6upBEGiby93BWsua+oE&#10;lykIgwnlsu04DAU2LXfEI07+y1kVlYhFuN2GUZ6VTCOx5P8A31QdwblqiNaUdgNjw5rkmm6mdLum&#10;kdLhx5DNJuwcdK6iW6t4F3Szov8AvMBXnhkmt7iO9h/1kLb09/atF72LXrtr+4gbHlr8knUEDmu2&#10;liP3d2B08XiTR7i9/s+C9VpP9np9M1fUk1w726OFudKjRZY5A6/4VuaX4pmudRXT9QsxE0q/u9r5&#10;yw7VpTrRluBuUUbh0zRmtgCmSTxxffkVfqwrA8UeIbi1v4rLTb5V3cS7U3Ffesua1j1OUyX9287L&#10;13NWU60Y6AdPdeJNJtLpbSS5+dmAG3nk+4q+M45rz25CJbGyswF2sGWTuCK6bw74th1SSOwuoWS6&#10;2HcMDacehqKdeM3Z7gblFGaK6AAjNeK/t/fs+D9o79mfXvBFlbq+pQQ/bNL+X/ltH8wA+oyK9qrP&#10;8Uao2j6RJeogZlwEVh1JOKxxFGniKEqc9mjSlUlRqKcd0fz6+FptX+D/AMWtNvPFGkz2txourRSX&#10;drcRlXUJJlhgj0r9qvgz8XPCfxF8FWfi7wZq8Fzp93EjLJCwO3jlTjoR+FeVftqf8E9fCv7WSf8A&#10;CSWl1ZaH4kiU+XqVrb/Lcf7MoHX6jmvjDTv2YP8Ago3+x/r1zF8N9P1GazZv3jaJcLc20/oxiPQ/&#10;hkV+c4enjeHa8ocjnSl1W/3H0mIqYXOKUZKXLNdGfqxJq8N0ALK53bfvbe1QyOZo2SViwYYZW7j0&#10;r8vY/wBrD/gqVpMptV8Ja4rZwF/4Q8nn2+Svrz9gPxD+2V4y0HU9X/ag0Z7eFip0s3VssMzD+LKj&#10;HH1Fe3hc3jja3s405L1Wh5NfLp4Wn7RzWnZo+Of+CkH7KOufDX4ia54i8NeFLqTw3qyNeQzWtuWj&#10;t2PLodv3cNkjPrXwuFbzCq7vwHpX9AXx30bxV4i+FWuaH4HMMer3OnSJp8kygr5hHTkY56c1+Nvi&#10;7w1PpXiq9tfEnhyGz1SOdo77/RgjFgTnIAA69wBmvmc8wccHW5o7SP0PhnHVM0w/JNq8NPN/8A9m&#10;/wCCbvwVt4vC158SNUF9bz3hMCxNlFkizncPWvrT9mvSofh18ZFguNTkmh1SQfY1uZN+3kZXmvFP&#10;2MfipZ+KfBa+Abi3EN5o8WI1VeJIieCPcGvV/EPh+51O+stb0vUJLW+024821lVuM+h9jXflNanh&#10;5Qn0PDzujiJ1pxb1R9+WyIkK+X93HFSV5d8Cvjfpni7QYdI127WHUoY1WVWb7xHGRXp8c0ci5Rw3&#10;0r9GjONSKlF3R8RKMoStLcdRRnjNGaokKKM0ya4gtk8yeVUX1Y0APoqrb6rZXtw0NnKJNgyzJ90f&#10;jVoHPSgAooox60AFFGMUUANz8vNU9Ylt5tOuIY54fMaNgodh1xVfxSuuHT9mi7QzH96xcKQvtmuT&#10;EFvHcNp99Zxq6x53iXfk/hWNWpyLUFsWNB+zR6bFMVJk+63sa0bmD7VH5WetZ0V1bQ2f2WCAR4+7&#10;j19atTzzQaZJceYHcJkY5FcMZRldIBbJikTRySf6t8cnpVS51KYyMFcIvT5T1pujeHo9QlQ6vdSy&#10;NcJ5ibXIC1pXPw50SUrtaZeO0h5p8vu2NPZmJ9qgztE65+tRy39ih2S3CdOVNXF8FaNb+JVsTCHi&#10;8vO1j3pmo+ENItPFdlbQ26iOXcWX0wKn2IezJPCfiVtMmkSO3nmt25Xy0JVW9a6VfGugsMtd7T3V&#10;oyKVFhiia3giVVXgbaozR28kyZhX73deldVOpKMeUfsyaT4g6UkvlG1uf97yTirNr4z8P3EXmm/W&#10;P/Zk4IrEvERL9l96w/EFujRrtVeZQPu+9axqSsLkPQRrujsNy6jFj/ep66jZScJdxtn7uGFcfbwQ&#10;RQLDsXheabPDag7PLXlSQNtV7TQnluXGdG8Uao4O5ltlXI+lbekELo+C33bc/wAq5DwzID4iurct&#10;/rLVTXWWEYOkuin/AJdz/KsJO7Nka0LkwRtn+Gqs7CPUlYH764qayO60ibGMxj+VV9VTCrNj/Vtm&#10;okA6R8XK89aq34CzJIw/5aCrUxXMc2eM8/jVfVkUwq/+2OfxpICO8X54Hx/ERWaTuSRAPusa1rhQ&#10;0Cn0kz+lZMHzTyp/ezTiDJfBhx4tsV9blT+tev1434UYL4207B/5elH617JVdQCiiigAooooAKKK&#10;KACiiigAooooAKKKKACiiigAooooAKKKKACiiigAooooAKKKKACiiigAooooAKKKKACiiigAoooo&#10;AKKKKACiiigAooooAKKKKACiiigAooooAKKKKACiiigAooooA/GnWfFOt6/LHPqupPI0S4RuhArQ&#10;0b4leJNIsX00XfnQsMbZedv0rnelGK/JVUqRd0z2D0zw78XtKvoBpniu3YJ/BOo5WujsvFHg7WCu&#10;iW+oxyLtzDMxwQfSvEASKfHM8L+ZGzKw6MrGuiOKmtJK5PL5nueq+EoHtQYYFYhfnikAOR6ivOPi&#10;l+yf8IPiPYeb4m8EWEhk63VrCI5FPuRWdYfEnxdYXUFwNXkkEIwqyHjb6Gurtfjpby3sK3Wj7LeQ&#10;YulVs8+oFbe2oT1TsVGpWifKHxZ/4JWWM4kv/hV4laJuStpeDI+ma+cviD+yD8efhzLJ/avge6uI&#10;UJ/fWcZkUj14r9YT4x8A6pJFpiaxDukXMcirjH+yatHw9prR/Zr+VQ8n+qdlBRxXRGpWWl0zeOKT&#10;3PzD/Zp/4J//ABR+O4/tXUIW0nT1bBkuoirN+Br7Y/Zw/wCCd3wg+B2oHxBqdkusaltAimvF3LH7&#10;gGvYIPD+p6WWh0+32qPmHk4ANXNO12aNvs17G3mZxWntntKNiKs5S1jI2ooIYIlggiVEUYVVXAFO&#10;IJ6GkVgygitnwl4UvPEN1kIRCv3mx1ranCVSVo6nFKSjuWPAmhyX2oC9dPki5r0OG6mhTbEcD0xV&#10;aHRrTRYFt7Ur/WpFfjFfVYPDRw9FI4Kk+eVyxeXAlKkY3bfmNWtPleSDLnpxVJLaWWLzlxj+7Vq1&#10;uojGF3hW/u10SMw1Vm2If9rFVF8yWRUQZJ4FWdRfdCuD/FU2j2cpP2rYBtPy7jSj8JLIJdMu403k&#10;f+O0/T7KV384xMvZeOprWtrvzVdZZF9FzUySxQxL5npTJMRLi5t7pknLFV+8MdKNOXfMzMvuua0L&#10;ueGZt0SYPc+tQeaqnbuGTU7aDJVG0YUD8qUMQc1GpJOC1PHFSNMG3ldqtiicyrCxiG5tvFNdlUct&#10;inF/9qgZSlutQtsSTkc/w03TdQY65HJLCrKy4YFfuj1qfUCfs7MsW9h0FV/DemtNcPfTXaqNu3H4&#10;9KqPdIlnWhlMJ2cgrnAqkbBFty0km1zyue1EYTT7dpfO3MenNU57uW6bfIenanKStdmaVw3N60p8&#10;xeWVhnofWk+zXX2fz9vy/wAqb5jYwT9KxY+UjvplSIrJJ97pUOhXFvb3qySIx+U/hRfWkty+9ZMe&#10;xquB9mvVQNwCB+lXHbQroa00sk0rSPJn6im7mxxUckwSIu2TtXNFrMHjWUD86jXdkakM11cSRNHH&#10;DIrdM461NAHgt1VySQMtTnfb8+7AqvJJhxJA+4k87T0FG47kLMly7Szoy5kUZYcKK6KS8hvCsKzD&#10;av8AEre1czc61cKTAgVVc7WZu1bGkx21hlkcyq4+bdjrV6qJRetRPdlonl+XILN/SkvbdLf7smQf&#10;XrUERlbcIWPq2DTS27lmz9TU82gDnIx17Vn6e6G/IWP5mzt21cdhkJn71WNC0cWqtdySBpH+6fQV&#10;VMrmLFnItrA0krNndgiq0spnkaXG3PpVvUlVLQhOPm+bHeqMcLvG0yHhRRPTQlPqSTStM4c/wjA9&#10;qbu9Kj3HGSaacY6n9azKuTRyxRP5sw+Vatm/S4tPOtn+98uT1FVraWNl+zSW28Hp6025ihgkAt8Y&#10;x90HpWkZcsSXroXJHGnwLsxuz+dUryeeaRbuAlZImDRbW6Ypbm7+0hd4AZf1qCSQqVVQeTj6VPM+&#10;gLzLLeIdYgl+3PfyLJJx5a9AfTFa9x43sr7T47C2+0vdSRjzPKXaUPuTWAxJCgc1RuJLqxvXvbXD&#10;fINwLkVvDEVEytzesIbm3jlkuR+8kYtuZsn6GmmKdIzeLc8t1C9KyNP1l9SMiyOVcNyNx5FbFrYk&#10;2+64lbBH3f61EpSlIkozrdM2YZlX1yvWks7trLW4bqZ5I0j4aSPqR/hTmXJIUnHrWbey3VrO377K&#10;ydmqYNxncpWPVra5huY1eCVZFK/eU1JXG+C/FOkWGhyW7SMs6sW2t/GfapJvGuuXEn2O0tI4ZB8z&#10;SSZK7fb3r1Pax5bsk64nHaqWvW9vd6bJDc2gn+XKw7sbj2rn4PG2sQiWzvLZZLjcohZFIUg9zWVr&#10;erjWtchtdSEke23xIqyEDd6iplWhygU9KmngkmAiMLrIQ0OeF9hVy4aCZlYRD/aOBzTJbKC1XNqd&#10;y/xH3qPGBya8uTbkO6L8c1mrqipgZ9O9W9ikYz7fWqEemQXUKv5jhdtF7ILQRw28rbk/2utVH3db&#10;IV77hd+RNdbD8gBwxr86f+CrfwVTw18SrH4p6PZbbbWIvKu2RePOUdT7kV+hkjNNJ5jdW4+WvO/2&#10;mPghpfxv+GGoeCddtf3kkTSWM3eOYD5SPx4/GvKzTCRxmElG2q2PayHMf7NzGFS+j0fofAP/AAT7&#10;8VaJpfjbVPDd/sW6v7VTaSN1Ow5K/lzX0p41/wCEi0S6h1rRrFry0Ztt/aoPnQdpF9fcV8FeH9Q1&#10;b4UfFO2vJS0Fzo+qYuOx+VyGH5V+i3h7WLbU9Ps9csnWWOaNJUb+8CAa+Wyya9nyT6M+/wA/w6nU&#10;9pD7Suv0MSJbiZItZ0y4nt5esNxHkEH0rs/B/wC0X8WvCRWz1GSPUrdP4921vyNes/Dnwj4U8XaZ&#10;Hp8ulwtb3ELSp8nKHuKz/Gn7Llj5T3Hh0NGw527sivtMPhcdRpqeGlzRfRn55Ur4atJxrRs+5L4X&#10;/a003UGWDV7J7eQ9d1ei+GPidoPiTaLW9Ri3O3dXyb408D/EbwfcSRt4Mmuo1+60Lda0fglZfFPV&#10;vF9u6+HLrT7RGHmec3LfhXdhcTjpVFGrTt5nPWo4aML05XPslHV496ntWTqlpb6rqD294GKQxx7V&#10;RsfMSTn9KuaPDNBpyi6PzBQWrHtNcEmsyKE5kUmRs/cUcIv1PJ/GurFS9yyOWj8WpZGlvYXLSrJI&#10;tuzbnSOTofX6VswukkavG+4NyDWTfXphtZLgNyqnvV3RY3i02FJfv7Mt7Hr/AFqcHOco8rNK0Y7o&#10;t0Z9aKxvEV5fxajbWlrdeWsm4sduc4HSutvlVzn3NmjNYVo+s3A+fU9uHK/6oc1LcS65a2r3UNzH&#10;MEUllaPBNR7aJXKyj4s8UaVLp9xpMEsjXH3VWOMn5s9Ca56G0kg2g2xVsDdxzVnXtP1W5ubbVNL0&#10;poVm/eTYuOpPPSi81bULYbp9NljX+J8bse/FcmI96QcsiJhtYrtK+zUs1/Lb6fJDjK+WetQ/2hDc&#10;uZBOrMx/vYqO/kQ2UmGz8h6VyLmUtCdTptAjyloQ279wO3SugCAkEf3a5/wnIWSJWHW1Xb+VdEnA&#10;wPSuo6DGa1iPiZpvM+ZYfu1Sm33XjaENysMeAffFajIR4j3BflaD9ahFhAniRbrubY/zAoAsR4Mc&#10;hx/FWbdDZeKFP8VaERxbtWfekfbF+tOPxAU78ltSz/s1j6qUe9hgdsbnz9a2L4H7arZ7Vg3IFx4g&#10;XnKxr+tUrqIGkbjafLBo+9cRrn7ytVPz999JD/c71YhcNewp9aUZPZkpWI/Dsoj8XMjIObM12Wjk&#10;NE0W7gw/0ritIwnjOVAfu27f1rs9E+v/ACzxVFF7TD/oMQXtuHX04pNRXzLeRAOq0mm5Fv5f92Rv&#10;8ammUbelTICnJIW04sDllWmahIJLCNgerCnLEyiaBR6/hxVZT5mkqW7NipW4FgfNFz/e/pWPAduo&#10;MGOOtawYrHyerVk3ACak31qorcB3h5PL8d6av/T4v869kryHRUA8b6W+PvXaH9a9eqlsAUUUUAFF&#10;FFABRRRQAUUUUAFFFFABRRRQAUUUUAFFFFABRRRQAUUUUAFFFFABRRRQAUUUUAFFFFABRRRQAUUU&#10;UAFFFFABRRRQAUUUUAFFFFABRRRQAUUUUAFFFFABRRRQAUUUUAFFFFAH4smMEYppUjqKcHOeaHPF&#10;fkZ7A2iiigAoUnuaAMnFPVcUAWdI0u61y/j06zP7yRsLmvZPB3w21XTo4U17WJLqKH5o4GPyqa5T&#10;4EeGFvdVbW5B8sOQOOtexIMDAr2MDho+z55HJWqS5rIhjsoYIvKiDKvT73SmT6Pb3ABf5mH3XKjN&#10;WmRgnNV9TJWwmO5h+7bG3qOK9P2cZuzRgpS6HXfD/wAB6ZqGmG/1DdJufC7umK7K3FhpMS2lnAqr&#10;6LWH8LnFn4CsvOlLN5XVjknrW1FZGUCQsVz2I5r38Ph6VGOiOeUpT3IpGLyMxFCJJINyRsfwq61l&#10;AyhSOlWbBbWAfvf4T8orq5l0JDT7OX7D5rts2/wkVXnto5EZkXDfzrWN7byRYdhtb+EiqU4twQIH&#10;J9fak9BIyTPJ5fksfun8qvWd3GY1gEnzfxc1VvoRHJ5i/wAXWoeR0NO3NEZsKw9aked5du89Ky7H&#10;7TLMqxfN0HNbX9mN3mWp5WSyFQzHCio1t08zzSKkEzwM8K4PbNNViPvGpDUaAIZGlL/e9ak8w9mr&#10;P1e+Qp9hSPc7Ln5f4arWVzJaXKF2Yoww5qlEDTvYp5lzE3TnHrUNg9xFO0ErE96uZ9KZKo2McheO&#10;tTfoMS7hN1F5fm7fdaoz20FjD+/vmC87d3TNU1m1AxlBcFvLk6Dv+NOmlmvZBPdDaq/dj9PeqjCX&#10;NuM09Ku5byJmd9yq2EYDqK0bHTRIrOZdq7st6muc024uFuEt7SZmXdkjbwBXRvJHHaiKJ8s3LH0q&#10;ZJc2pnLfQSSaQHykndo16bu9MIkY/u0Zm6AetNhkEb7pF3L/AHasRamUDeZH15XHG2jl5tWL3imU&#10;vBJiX93jqmKzXLLI2Cd26tS91CZo/tDjlRjgVlrK73SuW4L5NEUMntEuLqUSeZ9zocVoKAo4GKiW&#10;ZFkMCsM9elPLNjk0pXkxe8Rai8qQfu+/DVSXU0tYtqqu7GevWn30t87NDHEdvbjrVSxtLKRmlvir&#10;OzfKvPGKa0iM0YXS8iilS2VmkXPPQVoWELWsOyQ5O7Py1DZJYqFNqqDsNverVZ3YLQcJWUnZxuFA&#10;f2ptFBXMxWk9qjgubhbpo2cfKu5CO1LIwRdxbApsAyvml9xP8X40BzEh1KW5kaJ3PyU5Z3VPLz8p&#10;9+tOsbVGZrgwqVUfN70XH2SRN0Csrehqne1yRrTlwBt+UelBkOOlNoOexqQLEt0rW0cNv97Pzbab&#10;awS3Euxlbr8zelET2ylSC6v/AHu1Wri6htgrpyzdcVcY82tx3Ib+K2gj2xE7/wCdVIJHKfvEwc1d&#10;l1GCcgG1LH+HiqY6tgfxUS8hXHFyRgLVW9024V3uJrSRlbG0L6VZlinit/tHl/L/AA1f064W7hDN&#10;EysvDbjTpx97UrmKsdhaQWS3FpYbWZQWY9RUiarKo2lNxA+9RfXkiM1vGm1elQzypcuohhKnp9aJ&#10;S10JJptRVo/LjQLn72ay9Sia68tIlzz970qa5id1aLO04xzVeQSWWnld/wA3ZhU+YFvRI5LZESVN&#10;zBjitVoiiqpO5lOdoPWsa1uGwqiX5tvzYrT05d6ebISWyRuqo3k7MCW7neGMyxgbuM5rlPEklxNO&#10;0m9lePlGDYrevrhmf7OHyq8H3rK1HRpNVuYoIgfmzvbtTTXMBa0ln/s6IvMzllyxZu9TyMwiLBdx&#10;29KjjhFrGLdV2hOAKkdUVFA3buMqVrLXmKYy2vZfLWKd9rNzsBp80yom6V/zqvPbM8q3ELYkXvUN&#10;zFJHZymR927k027klo3JW4WFRyBk+1SXUklx87NuI/Ss+wkeXdcyEfd2/SrFk3mW4c/eOab0A/N/&#10;/gpv8BLT4ZfFC3+IOiQ+VZ+JNzzRr0Scfe/Mc0fsEfFzVLrU774ZeINWkkj+yifS1mkzs28Mi57Y&#10;5x7Gvqz/AIKFfA68+M/wIum0eNW1DRJPt1up6uFHzr+K/nivzN8FeL9Z+Hvi6y8WaLO0d1p9xvGP&#10;4sHBU+xGRXweZ0/qOZc8fhZ+s5FiI5vkfJJ3nHQ/Xj9nfxjHaeIbfQL18KzOIW/3hjFe+uA46V8R&#10;fBn4nWfinQtG+JPh+faJlSXapyUYfeX8DmvqTSfH99rNouuWN0WgGP3JUZZR1P1r7bJcZTqYfkb9&#10;D4HPMG6GI5vvOyn02wul/f2SNn+8gNFrpGm2h3W1nGp/2VArLPj7SDdSW67iqxbvMx8pbGcfWn6F&#10;4oa8uPsuow+S78xtxtYen1r3lKPRniGy6hkKmuDs72GN7j7KWk/eHMu3qMkD+Vdlrs23Rrpo5tv7&#10;lgrjsccVyfhC21zSr3ZGsUiyQ/Mu7GMdP51lWSla5pT0uy3pMUms6kkMjsYY/ncHjPoK6tdoWubv&#10;IfEupXEeo2ccdvJGCq/vBg/XjkVcTUtet41W7soi2PmZZMZP0xTpyhTVglzS1Nok4+WsPxJuGqWJ&#10;I6yOP/HetOg8VAcXdhLG2cfKAwrJvdefWfE1pZrbtGsO58t1bj0qpyjyExjK+xraRkxyMB/y8Mef&#10;oKtzkvp7KB8zKwx+FVNLD7ZQOnnNV8Rj7MMkf5NcZsUruHyLKOAn7iqKo3Y/dEY6tVqec3Me6Tru&#10;4/A4qneNt4LVXqBlizsXubqSa3TIlAU7abquj6fcW7sIFjKqSGT5c8VVvr+RdQkhjXj7QuTjrWhq&#10;TFtNkb/pmaWgGl4dxFHZID/yzxn1XArooun4Vy/h2QtLZqp4+z5+ldRECowT2pAVJYy2rq2OkVNd&#10;cagsv96LFWWiP27zscbMZqrdkJNHJu+7+tAEanFtJ9az7/8A4/I60MFbWTPdqz9S/wCPqI+9OPxA&#10;UNWmjhu1D/dKd6wrGWOS9muCf4jt+la3icszqE/umuZ06WWGK43vnb8oo5vdA0rE7zJMT95v0qzb&#10;HF/GV6jNQWaeVbqnotPs2E19lB0OKI67AO0xFHjIsx/1lu2Pwrs9IGHwP7lcWjrF4ktjjlvMH4ba&#10;7XSyRNwf+WdWBZgLQXrwjo6hx/KrM3TrVSQt/aMLbfvQkE/jVuTPl49qhgVQB9sPug71SfC6TIoP&#10;3ZD0PvVpnxqCr/sYqne/JC0QH3pgMUuoEyZ+ypzms7UMDU2X2rRIKwBAOlZuqfLq2T/EoqtmwLGi&#10;jPi3R3/6e0H6165Xkuh/8jPpPP8Ay/L/ADr1qiPwgFFFFUAUUUUAFFFFABRRRQAUUUUAFFFFABRR&#10;RQAUUUUAFFFFABRRRQAUUUUAFFFFABRRRQAUUUUAFFFFABRRRQAUUUUAFFFFABRRRQAUUUUAFFFF&#10;ABRRRQAUUUUAFFFFABRRRQAUUUUAfiuQRwaM0y11Czvo99vKGFSFSOc1+RnstOOjEooooEKrYOKu&#10;aJpN7r+ox6bYRFpJG/KqlvEZ7mOAfxsB+tfQHw78C6b4W0qOQWi+fKoaR2XmurC4d4ip5IzqVFTQ&#10;74beDpfB+jfY7h1Z25bbXTRjuKbTlIA5NfQQjGnHlRwylzO4k3Sq+op5lnJHj7y1PJk9aktLf7Xd&#10;R24H35AK1h8S9SGeieC9NhsvDNnBJHysVbGSOBUNskdnZxx5+VFApt1cmNf3TKSetfQpcxgMuZ7h&#10;28sttXdjPrT7O9glLQRSZaPhs1nT3xhlX92ZG+9tqKN7m3UXUR2yMcMuOuTWnJpYDcWZTJsDfNUg&#10;kGcHrVeBURFllC+Yy/MfwqC4k8q8VqmwEmqP9zmqwcqcmnXM7TPk9B92owCRmtIx5QLFlqAs3zty&#10;26tV7x523scCsIggbyPoakF5cgLh/u1LiI2Mg80jKWBGccVXtLoTReYP+BU+K7ilfYr7jWYncy7q&#10;1j0yYeZMWEgzuY9/SklbMec9BmtHVIVuLN1bAxyrP2rLjmL5LJt7VpHVAaMOuWxEaNN94fM3YcVW&#10;1HVhdRlImwu75Wbo1QKiEbdv4U/ag+UgY9MU1Fbj1C3fMQKUy6nMacsBubBLU87B0FDRxyDDxg+x&#10;qg1I9Pvzp8m5EZoifmwp5+laGk6jNeXEgkf5SMquOlU9gxtxxUcbz2EyeRdNtaYbl7Vm9RbnRYBG&#10;KjuPMWJjBjcORmo0u4ZZDDHNll6ipMt2rJLUkpvfzSxgBc7f9YMVVmkRpswkqOv0rSkiDRsmFXd6&#10;Vlt12471pEC/pgeXddyNlm+Ue1XcetUtNZktsP8A3qbqOpG2RVib53OFqLN7AXWKqu4t+NUZtSjV&#10;jHbR/Nu5b1qKLULwZimQybvu44qaO0t2TfJGyKzbSpHzA0+Xl3As6cFab7Qqfw/exjnvV7cR1aqM&#10;NpeQTKsc37odM+lXWBIxmokAu4+tG49zTUG1Mbs4704kY5pAUb3U8lreLO7od1T2AuIoAs5+nNVt&#10;RkgjfakS+Z13VatblZ4t23H1qvsgac90bVFESLtaPkVSBI6GkTdM4RQzN2qW7gNoVD/eZcmiTcgI&#10;9x9ahvZ5IIPNVujCpN4qtqDxSqsLqxDN64pICJdYnhuS8c4Kem3tV6OcXK+cpyGqtNawtB5caKv+&#10;1S2KSQReU5Bwab8gLkM5t5VlH8Ip1oDPdASfNubLVAWJ7VbtL22t4GZI8SAd+9EdwJNQj8mNYxI2&#10;wt09Kr3OpJaKFtTsUEbmbqadJqa3NsUlTa3YCqs6xTJ5ci9aq6uBYj1IzYmdFk+XA5piu0cgkQ42&#10;nNQQQw26bIlPrT5Jtibghb29azAkkkM0rSufmPWoLt0jTzJSdo/h9aWC4aVdzxFfaku41uIvLL7e&#10;5oAdBsA3p/FzU63U8aFEk4NUrKdZZdkSMEVcc96nnmEEZkI6UaoAn8xosIeSaUXzx3UcUX3sHc3p&#10;TZJdsHm7P4c7ais4Mn7XJ99ufpTAtrMBIJT8xzmpryWOVklQ/My/N7VX6cCii4DiVqnqN9by27Rp&#10;L3xVqsrUxGlwREm3Ay3vTjFbFcwkU8ip5Mb/AHvStW0gWCLyw2aytNQS3S47c1rDOaqbJsR3kVvd&#10;2UkF1ErxyKQ8bfxL6V+Sf7Yvw90/4Z/tDeIvDmk24is2uhcWsY6KjqGx/Ov1uk2shVh7V8Q/8FSf&#10;2dbu7mj+O3htQyW9utvq1uq8ooJ2yfTnFfP5/h/bYPnSu46n13BuOjhcydObtGat8+hxn/BPLxxN&#10;daRrHgS7uNwtpFurZT2DcN+uPzr7C+FPjCXQNUazuJ2+zzJja3QGvzg/ZB8cP4M+NWmhp/Lt9QY2&#10;s27odw4/WvvSGZoZFmUlWXkV4+U4iUaaknsfR8QYOMqsov7Sv8z6GsJbO3tFms7QHzACT61ccJd2&#10;/wC+j2kL+K1x/wAN/Ftpqelwx3UyCRcblLdxXaQzrNHvjZW/vbTX3VOXPFTT0sfmFSMqU3GXRiR6&#10;1c2WltotxKZkkUeVJtwV+YcVraQH/tDecYEf9awLxpmt2kcgDcFUL2+YV0elIR+93ZOMV0KXNFXK&#10;p/CaNpgRk/7VR364Ctn2/WpYBiP/AIEaS8XNvn3qTQw7gAS8etUYFQ+LISw6QN82fpV6cHzDn3qj&#10;anHihCR1tyOfrQB0GlwmFWQ/89GP1zVw5a0wD/nNQ2xG/bUycwYz/FQBjkGOzVS3PXn/AHjVG/lZ&#10;2RG9R81ad0gQyhR+X1rE1d/u5+tAFG5gUXu4n71wOfwq5qjbNLkC8/u8VUaVSLdmP3pqt6h/x7yL&#10;ngRE0AXvDnliW1Vc7hByPauoTGAa5PRGkt49Pn+Vty7Gz3rq04QUAKTk8VSvFAVmA6Y/nV2qtyPl&#10;PvigCK7CiFgP71ZWrtskjINa2oEeXisjVxuljFVHcDE12R3nUBuduP51ztoyoWtJH/fNKNy+vNdJ&#10;raBLiPisPyEOv5YDhKziBoTyeVEzjsvanaMAjxvn7zZqvqUoSIRIOX4q5YARzxoBjB/pWkdAK8sq&#10;/wDCUWuW/wCen/oNdxoj+Y27P8K/yrzzU7kWniq1mY8b2H58V33hubzhvU/wLVAXZiPttq3+8KvS&#10;YxWfK3763Yj/AJauM/UVePI4P8NZgUblgb3Ib5lRSfzqrdZa8hUt8rPn61Ndljf+VkAPCfxqrIG/&#10;cyH+GQ9aALhGRgHkVl60camD/s1pRndKyZ/hzWZrxA1H5f7tV9oC3oIJ8TaSfS/WvWq8j8Pk/wDC&#10;T6Vn/n+SvXKoAooooAKKKKACiiigAooooAKKKKACiiigAooooAKKKKACiiigAooooAKKKKACiiig&#10;AooooAKKKKACiiigAooooAKKKKACiiigAooooAKKKKACiiigAooooAKKKKACiiigAooooAKKKKAP&#10;5y/hx+1DoWp3It7iRrGVmxtkb5T+Ne3eHfH+mavCpa4jy3RlbINfn7kg7h19a6bwh8XvGfg2RRZa&#10;i80K/wDLGXkV+WSorofbVaFOt8S1PvlHjnXdE+aUhga+cfhp+15pN1NHZa7vtJG4/efcP49q9w8N&#10;/ELQ/ENok8V0mGH3g2c1hKMo7nl1cJUp7K51GiWhvtWt7VX2s8gAYdua+k9FtprXTYbea5aZkjAL&#10;t1PFeLfBfwc3iDWY9Vubdvs8XzK5HBNe5IoRdoHTivZy6m402+55WIl71h1FFFeicwhHORWz4H05&#10;73WUlKfLGMn61jNkrgV678M/hHeyeGotSbWY4HuV348ncQPzrowsOeqr9AabWhHO8ezy5WwG4qnI&#10;oSYKrqw4710lx8NZk1NbLUdbaNZP9VNHECpPvk8VqWvwg0KHDXOr3Uz5zncB/Kvc9pCPUz9nI4GR&#10;zcXImiQKFyv1pt0cxYIB+avT4Pht4Rtmy0Tv3+Zuv6VP/wAIZ4Mxk+H4WP8AtRk0/bx6B7NnmcTx&#10;W1vHbTOHIGS27pTbm5hd90cqn6GvSr/wX4bniBtNIhgkX7pWMY/Ec1a0Z7F7XyzpUEckTFJFWNRy&#10;Kj2y3sV7J9zyVrlV530+IXEw3RW8zf7sLH+leyRm3j/1dmi/7oAp4uol48uj6x5C9ijxp47mPAlt&#10;pl7/ADQv/hViDRPEd8ivp/h+6mU/xeXtH6165LNbTI0csIZWGCrDiqWk3aWkk2mpH+7ibMe7sp7U&#10;fWJdEUqUTzy28C+OZ+Roflg/89JlH9a0bT4U+KJfmubu2t/90ljXoH249lWmtfMT978hUe2kNU49&#10;TkJPhPqUsHkza8reyw9f1pNN+FFldQ+Zc6zcK27DRqFG0+ldY12WPMlUTceRqWAPlmX8mH/1qXtJ&#10;7XH7OJTj+FXhRRiWe4b1JuDz+VSf8Ky8GLwYpW/7bNWkLrC53GkNyDzzU+0n3HyxMW/+F/heWPFm&#10;1xA/8LCXP6GuJ1fSr3Q9QbTrzkryrj+Jexr043SDjArkPidDHIlvfIwVtxRvp2rSlUlzWbJqQjy3&#10;Ry+5vWqeoXUQHks/zEgqtTF5V/5brtHqtWPD4trrWHFxDbzKLOT/AFinAOOv1rqj5nNFFzR5NPaL&#10;/Qx838W7rV4tjtXNWkt7A32i3MfzJtwetTQa3qlomy4gEnJwxfrWTi+grGjfzPNKLaMHjk+1Zs98&#10;Y5njjt3dY2HmMq8CrenXmq6hma30eT/aeOMtUWnS3C2+rxtNGv7ld/yns3/16qCvoCjck8qeezUW&#10;d1juy1XsgGdvOP71T930qvBcagjebbjvw23irhttYnDXvk5jH3pBCcCnbl0AmDMvIarqaurDbNA7&#10;MvzEKuePWsYXF2rhGaPPX5kIqzp949vJNNOY9v2dsdRk+2aXKpDjqbocGPzF9KhTUYGVS3BZsbfS&#10;qK6m0xhMOcDqv96oZp/NuN7rt+bkfjUKHcmxsyOyRM6j6VGZbto0KouT9/d2qK8umgtd0bYyQBxU&#10;VxdTxnzFm+XA2r2NTy8wWEuob24ldvK6cVcsGM0awrEQy9VxVWLUQ0mW6Kpz71NBrUUMqvE/zN6j&#10;pVWfURrWT21mEkuF2yHvTdVuYpWVIZNyrVqDT9Y8S2m/S9EmlXoJuFXPtUc3gPxrChY6DIfl/hkU&#10;/wBaqXNblRUYy6oyoZvORvu8ccNVSfT50mWS3csF/vN0p8Vtf6Y0lteWpjfkhXGKrDVLlLjZM38W&#10;GFTaSDRFiIS36xvIzKFb5h61dXHas9Hma0aO1bo5p1lfPMfJMRG0ctuzU2C8S3cxySRFIm2tRHlI&#10;lEzc9M1Cl3HcZSOXkU21bETJLLu8s5LEUrMNC4frUN0qyBd021d3OD1pRIrrkPxVDVWn3DCfIv8A&#10;FmktQ0LxuYo5VtweW6VJK3yHGKzT5KSLM90D07dKsXe8R70dRtyWDZw3twQarl1Cw7TpV+zKGcfe&#10;/vVTnubgzyLuK5yNvtXYeCo/CaeGprnW9Dto7iXcIhIGbIxkEEk4FaGn/CPRr1YtYvLyWMyRhhFG&#10;3Azz3zWnIX7NvY421RbSH97IOuTRPJJPtEAVo2PzNW58QPAFro1omqadqEjwrJtmikxkA9xXIw3I&#10;+xmLftkVt34VPKQ48ujNCPUIvLaR2+VWxu9asI29Q6HIasWS4jMfkwr95s4aptNvZllW3zhaHARq&#10;JKGdkx92ndRwahaaKL5nbbuqvdXM9vN54G6MjG30qeURPDIIp2R7jc3Xb6CqmpXaXB2BBhejDvVe&#10;W4eSZpSTz0+lRgqRnbWkY8o7FzSXjiuGkdwvy4+bvU9vqUkkjK/3eit6VlzuI4/MI+76V0OjeDfE&#10;+oW6Tizt1jlXKq8g/PpQ48w0ubYzp7x3tlDMRIsmee9cJ+0B4M1L4lfCLxF4L0uMSXmoaTcJbxn+&#10;OTYSo+pIr1a8+HmqGL/T9YVVHaKPP86daeDtP0i9s77zZJHM2D5mD260So+0puD6qxth5So1o1F9&#10;lp/cz8SdAnuvDHi+0ubtHhmsb5TMrDDRsrDII7V+j/hjWrHxF4ftNb0+5WWG5gV0kU8HIrwz/gpJ&#10;+xFrngT4pN8TPhvpkt1pPia5eW4t41H+i3BOWHX7p6/ia9A/Zr0qz8L/AAw0/wALjVJLi6t4N9zH&#10;KeYmPVQPQV+e0aNXB4yeHn3P1PHYzDY7B068Grnq3hPxJP4Y1iO+jUNGWxJGy5yK9c8J+PNM1m7e&#10;105UbewZlHbivlvXfjr4N0e8udJSC+uby3bYYIbJ/mb2OMYr0D9leDxve3194s8S2TWou5N1vbyD&#10;mNMcV9blv1inFwktD4POFh52nFq57xd6g+xLR12/vl5/Gus09jGgIxhmxXIyXEEtvIbsZkxlZD61&#10;1lg4+wQt3Y/0r2YbHiU/hNaI4hyfem30ipbAE8t92nL8tuPpVfWGAih2n/lsv8qo0MmZsyMTVG3x&#10;/wAJTGC3/Ludv5irF7IY5CmKzmka38UWMn8MoaP9M0AdTaOzXLIR/ED+Yq5GP3e3/azVG3wt7wOq&#10;fnzWgh3cUAZtwpHnNj+Fv51zeuSlrUyxjO1ea6iVcLMQf4f61zGpxhrOTj+GlLYCgXJtLabPSQHm&#10;tLUEBtZCD1jP8qzZ1xp8Ibs4NaGoSBdMlkB/5Z8U+gFrQn3WFgzn7s1dan3ARXJeHYtunWTbuPMG&#10;fyzXXL90UAFVL6QRR7z7VbPSs/VlY2TN6c/rQAl+S0e/tmszVD+/jrQL+YsidsAj8qzNYcieMCj4&#10;XcDO8QtGzIAa5qLdJq7f9dMfkK3ddk/cmSPtXP6cjm5WSQfNyTSQGmyRm4j3dqrLq8q62tpbbSQ3&#10;8XerkSo0m6syz0x119rmZTszlT61cQF8QhjrNo7LhvOHyjt8wrv/AAsSqbSuMoK8+8agpewyRHnd&#10;kjHTkf1ruPBM0lxaQySn5mTn86oDSu8/YTOBlobrdx+taUbZjX3WqcURkt7q39WPP4VNplyLmyjl&#10;9Plb6jiswK+qZR4brZzGxBA9DVDUXKPtB481T+lauowefbMmPXH5VjauZTax3Cx7SwUNtP60ATrO&#10;0d4MjqtZutXJa7V2/u45rSZovtMZZv4ax9bH71WWiT5ZAanhidZPE+lg/wDP8n869grxXwgxfxZp&#10;QJ6XyHp717VnHWqg7oAooyPWjI9aoAoooJyOKACimrgHOaduHrQAUUhZR3o3Y6g0ALRSBgaWgAoo&#10;ooAKKM0m5fWgBaKAQRkGjI9aACijNGcdaACijOelFABRRketGaACijcPWigAooJA60ZGM5oAKKMj&#10;1oyM4zQAUUUZHrQAUUZHrRnvQAUUbh60blzjNABRRketGe1ABRRmigAooooAKKKKACiiigAooooA&#10;KKKKACiiigAooooA/k7aH+7UZUg4Za9O+Iv7KXxo+Gfjm18Ba54YkkudQfbp9xAcxXB9m6Z9uK4z&#10;xl4I8V+ANbk8OeMdDuLG8hbDRzxkZ9we4+lfmcoVIfEmfcRq0525Xe5hMoI5rp/h58UPE3gbVrd7&#10;bVJPsizKZrdmypXPPH0rA8tGHSk8hM5pcyKkrxaP2L+AHifwr4x+Fmk674TnhkhmtVL+S33GwMg+&#10;hruO3Ffmr/wTp/ani+C/jofDvxOxbR9euUjSRnOLeY8A+gB71+lcflyRrIj7lYZDL3r2aM41I3Wh&#10;8njKEqFaz6iDcTgClKkDJpM46VHPK8KZRCxY4VR3JrTfQ5S/4e0yTWdWt9OSNm8yQA7fTNfSmkWk&#10;Wl6dDp8Q+WGMKB+FcF8GPBVtoOjLrGqRq15cDdyvKDsK7o3UO7gGvSw9N043ZtGNiTUolvLSS3Yj&#10;lflOOh9aj0nUWurGOVz823DfUdaa90vZf1qjpN0kU91bj+Gbcoz0yM109B6G19pPY00zt6mqR1BP&#10;UUw6gvUSVN2JWL/2hiduaoW8jQaxcRj7siK/49DUb6iB1kNU3u1/tRWwf9Tjr70czKsbv2rHVhSN&#10;eqP4h+FZYv0x0/Wg349BSI0NI38eeX/SqX2rbqwkUtiSHDe+KgOoHsKryX5+1rlv4TVWYjZN2Mfd&#10;NNN4c4Cispr58cvj/gVRi/SYBx8wbvRysDVbUBnmRaqalf7DDMsv3ZR096onUIjL5Oznbu/Wq+qX&#10;yC34x/rF/nRZhqbn9oYGDIxppvx3Y1izanIn70J+6VsSSHOB6VHJrMSnYBIzbc7VUk/lRyy6BdG0&#10;+ogHjb+NU797bULyztbyBZI2uBmNu/FZsOqxXzrDaAtI3RWyPz4rU8PaPqV7qdvf3NtsgjkLLu69&#10;PT3NOMWtWRKUUjRvfA3h26kREsVidcf6teCPQ0s/w88Oz7Str5XyFG8tsblPY1tfZ2Zi7Nj29KcH&#10;wNm3HFTzSXU5jkbr4Q6cYsWOpzRn+HOGqx4d+G9jpzyf2x5d52jZl6V1UZDoGxShQO1X7SdrXAgj&#10;gjtI/KtYUjU/woMCs+98IaDqDObjTo18ziTy/l39+cVrFeckU1MnAYfWoUpLVAZOl+C9B0pxLDa7&#10;mU5XdyBWoYIGj8oxJtPVdtTYHpSMABwKfNLuBTm0TSJ5fOlsYmb+80Y/wqtrfhiw1XR5dLitYo90&#10;eI2CD5TWkkm6XYVp0hCHYeM0c0gOK8MaJaabcPa6jYq11ZyH5tmBInZx6nn9Ks6Z4Y0HUNSvLeOD&#10;dG64V92Tyeo9K3Nc0S21eOOWOYpPFzDID+h9qytCvzbavdyNb/MuBcRqv3T/AHvpW0Zpp66gyhP8&#10;MtV2okGrR7F+8skWeP8AGpPD/gC9tdUJ1hopLaPmLY3JJ9a65b22aVYjJ80gyi+tThRjkVPPIi7O&#10;A1/4fXy6g0miN8rJv8tvujnkVRTw1rOlTQavqOhxNBDIPMjkf5XyeM/SvS5GjiGX4GcVl+MCi6HI&#10;vdsbR/eq41HzJMpbm/4e1qHUNMt57cLGrx5EcfCr9KvC7bzNqycivOfDer3WiWr5lYQspkgjX7w5&#10;xj8a0NO8UanEzXlzJhpB91uwro5r7G+nQ7DUbDTdVTZqdhDKuOdy1wvjD4WaVbzpfaPK8MMz7JI2&#10;5Ebeo9jWhL4zu5nEbybYc/PJ6VvWN5Dr2mzWbFWV4sK3rnofzo3CSujh3+GcUMLfYtTdZFXbtboz&#10;e9ZKeBfFAl3rbou1sNhuCPX3r0DT3W7ska4O114kX/aHBz+NSmSIj5W43da5vaS5rM57HnWmeCfE&#10;F1qiJNZNbDJ86Xd8uPausXwVpMGkHTGhMhk+9IxyfrW4gB+YGnDYeCKzlUkwijh7z4dnC/2bq7IP&#10;M2srLwR3/GpP+FYqkv7rU2ZSwzuHUd+K6+4tUlVdh27efu9TSW8EiLmSTLZz9KFWYcrOS1X4WwSi&#10;Z9NujGzKDGrdmH9DWdH4A1i8s5Ptc7RmKNmU+vFehlQTmkZFK42g546VXtpD1MHUbTSrrQ7G1eMb&#10;47ZFO3oy7f8AGtyTV4NO0u2kmlXy9u373PSuf1K3vLdpNPs7NpGV90TY+6GB+XP1qrqOla/c3EKi&#10;1JWG2WPczcbjyT710c0XHc2Uo21ZN4i16DXb5dHkVWtWdd7L356Vn3Hw2tHud1jOfLZs7Gb5lz29&#10;62rXwdGuyaZlWRRlto/HNasemIu3zJWIX9T61jUq9mZylzM525+GGjHSWt4NzXCnclxnn6fSs8/C&#10;m4VFkh1NvM/2ugru/KVFwOmKPYVEakiTjrH4ZQSb31y8MvGI9vAHvVDUvhzfafieyvGuI2wGVl6Z&#10;+legYz1oIzT5pXFzI8us/BOvXsnlC18uMf8ALRun0qtqPhzUtM4kRX5xiNgx+vFeleIwo0iRSWCt&#10;gNtOM8ipLay0+AgwWca8AAiMV007y1Kj72p5WdC1aeFmW12/Ln5q9U8Nx7dKtAfmxbqS3viotTEa&#10;2Fw+3jyyPl4q3oTodPjKL8qwqAPwrbl5UWopFfXAfIxisnUQy3FghzgTDkey1s64B5CqT1aszU5N&#10;k9nHs/5eMZH0pxQz5o/4KEwaxH4g0GdppPsL2siou75fMDcn64NeDeC9Vn0bxRYajDM0fl3SFgG6&#10;ruGQfbFfZn7ZXw2bx38HZdSso911o8v2mPC8lOjD8v5V8QxuUUSxn5lavzvPqdTC5t7RvR6n1GWz&#10;jVwfJbY+/f8AhW/gPU7eHWR4btd80avuEQzyM/1qCa00/Trp4bSJI1U42rgdKh+CPiz/AIS34TaH&#10;qbMSzWaq2491GD/Kuw0rw7oWq27zXenxySecwLMOvNfcRqKWFjNdUj5mtFxnKPmclORIqqP4nUfX&#10;JruYU2adHgY2tnpWL4h8I6PpxtZrRZIm+1L8qtxW80ixaYgLfT862pfCZw0iaPPkDA7YqvrK4WFS&#10;mf3nX04q2D+6Qf3sU3UwoiUk87uOPatCjldQSZrhsN/F2qrEhm8Q2EZDHZ5j/pirmsSywvugh3Fp&#10;MGqulyn/AISuMbv+XUge3IpoDpEUi8ibHYiryAhxx61RifdqEKA9ia0QefwpAUJwfImOP4a52+Td&#10;YOce9dDJKGiuFL/dOK5/UXVdPkweuB9OaAMq8LJp6Bh0bjirU0y/2Q+ef3dR30ZS0WM80+cFtIkA&#10;H/LOgDT8OnNlbIEzh1/DiurT7oFcr4W2GGFyfusvH4V1YZcKQ3enLcA+bONtZuvymDTpGwPu4H51&#10;qSEDp1zWT4owNLcsN2GHH40gGRbizJ/0z/pWdrNuXkhclhWlauGuGBH/ACxzVXVm/cwsB60pbAc9&#10;4pRorNivqBWVAEW7KlP4OMVqeKWaQrBn7zZrLsUMuoOrNgqopxAtWjFmbI6H86as/wC+PH3TVqOB&#10;Y/mzVAOgvmTNVqgIfFIa4kWZQP8Aj1ZufY11/gDcdFs5Vzls5/OuR1zD2zMT921fPtzXU/DOZ/7E&#10;jid/miYH8MU+gHT2yMssuR96m6YArzwIuNkvT61NG3GT/EajtCo1GZQeyn9KgB14CsTED+HP6Vj6&#10;pDK2iK3PCA1t3QLW7D2PP4VmO27RZFPO2Mr+VAFGVXkSGVOhX1qlq9s+FZs81pQDdpcMmOgxVPU5&#10;N0YHYHpU1FeQFCK+vdIng1CyO2aGRXjYgHBHtWq/xe8emNmGpx8D/n1T/Csm/eP7ErAdMc1zniPx&#10;l4V8LafJe+JfEljpsXlk+ZfXiRKPf5iKunblA66w+NPxCktt0mqRlv8Ar1T1+lap+KnjURbv7STp&#10;x/o6f4V8d+KP+CqX7Bnw61WbwfrXx7hvdWtxtksfD/h/UdTkLeg+yW8gYZ/iBx7961dF/wCCjWle&#10;Pk+z/B79kb42+KNyjyb4+A30uzl47T6i8C1fRi94+ntS+M3xBteI9ViH/bqn+FQQfGv4iyMobV4c&#10;f9eqf4V80a98ev2ztRTf4e/YMNsxHyp4n+KWnWp/H7JHdgfgTS/DLxf/AMFBta8XRp8RPgL8M9D0&#10;UxsW+x+P7y7uVIHAz9hRTk8ZwMD1rKLlKQz6h/4XD49JwNSi/wDAVP8ACp7z4teOIbISx6lHvNwi&#10;f8e6d+vavC/Fnjn9pzR9Vs7Twr8AfDOs29wsv2i6/wCFhSW32UqBsDK+nktvJx8ucEcjByPGPi7/&#10;AMFNfG/7M/xU0Dwb+1x+x74k8JeGdek2af428O6qPENq94rIPs7RWsAlTO4lcrvbb8sbcldmB9se&#10;IPiz490/WrG1tdUjEczfvg1shz+OKvN8UfGM6vFFqMauhwf9HX/CvG/CH7RPwQ/aHstO8Y/A74m6&#10;L4msAyiWbSr1XeBv7ksWd8LjoUkCsCDkDFfI/wDwXV+P2v8Ag/4AeG/gl4G0e1v/ABF8SPF1tYWc&#10;d0OIUBY5BDKYXY4UTf8ALMCRgVZVNY1JcskiZKVz6l+N3/BWr9nD9nbxxZ/C34uftCaVpvia/wD+&#10;PfRbPTZr+5HGR5kdrDKYcjpv2g9s1lW3/BXLQNdRZvAHw/8Ait4nhb7t1ovwa1ZYm9w1xbRDHv0r&#10;kf2Bf2B/hD+xF8H7Pw94cs49W8ValCl14u8XX2JrrUr1kXzNsrDcIAR8iAgY+YgszE9R4V/ab8O+&#10;Nf2lr74JeFb221Gxs9GujLqVnOJFi1SzltPtVo+OrJFqNm2RkBjKpIZCBySqS6O479B0/wDwVR+J&#10;jN5elfsefHS8YnC4+HcEC/nPcJiuo8Ift7fHXxQd1/8AsqfEzRowuTNqlhooH/fKX7SE+wWuT8T/&#10;ALVPh/wh+1n4f/Ze1rSZvtHivQTeaPqVvho47hBeSPbzfNkborR2QgcmN89Rj1bqMY20OUoi5jmt&#10;d/4KIXvhyf7LrXgb4kI/c2fwn1S8Uf8AA7a2kX9a5zU/+CplhbahBDH4d+JaRtIok3/A/X8kZ5xm&#10;wr0K5vLe1I858Vi6hqUDa/YyRg5Eq/w9eRVU5S5g5jatv+ClfwHZY11HWvGWmZHzHXPhN4gsVH/A&#10;57BF/WtKx/4KH/swXUbSTftM+Drc+ZhY77VIbd1Husu1h+IFejbv9Hj3gj5enSqqWFjKZhPp8Tbp&#10;c/NGDniuoo4aT/goD+zVI2YP2qPh7t7n/hKbH/45XKa5/wAFOf2a9G1iC0u/2vPhzDE02H3eJrH7&#10;v1316Zq/g3whqF0sl74U02Ztp+eSwjY/qtcn/wAIt4b0/wAR2n2HQbGFftLcQ2Ua5/IUJ+8Bjx/8&#10;FV/2MUvGhb9sLwDIqqvzQa1BIuT15UkV0fhn/gon+yf4yv8A+zPC/wC1n8Pb24YfLbw+KrLf/wB8&#10;lwf611ei6XpW+Z49NhXM38MIH9K4v9pn9n2X43+CY/C/hq88LabdR3iSyt4o8CWuu2NzDyskMlrM&#10;0ecg5VlkUh1Uncu5G0A9GtvifqGsrb3vh7xBZ3lrNkie12SoR7MuRVt/G/iXAH21ev8AzyX/AAr4&#10;kt/+CNPwW8MeO/8AhNPhl8RdQ8L3isstvN4f8Pafp5hlUghlXT4bePAYA4KY7HIrqYPgl/wUo+Dn&#10;iCz8Q+Cv2tvD/wAUtHW9zqXhPx74Tj0u4e3/ALsF/Zbtkg7GSFk9QaTA+rb3x54lgh3LeoDu6+Sp&#10;/pRcePvFEVusqXqZP/TFf8K8F1D9r628IXSaL+0B8FPGXgSSRsR6tdaYNT0hvc32nmaOAdebgQ5x&#10;0r0nw34/8EfELQo9Y8B+MdL1qzLAfadKv47hBx03RkgGo5gOmufiP4sSLzBfx8f9MF/wqkvxQ8bN&#10;dxwnUYwrf9O6/wCFZuocWxA+lUwn/EzjIP3e1ENdwNq/+K/ji2mZE1OP2/0dP8KLX4reOLi1aaTU&#10;Yt2cD/R0/wAK5vVHzdsSKhhac6cGi7tzWyQHUv8AFfxwo+XU4/vY/wCPdP8ACorj4u+PYkkddTi+&#10;Ucf6Kn+Fc+WOxd5wdwqG+IFtIWNEloB0kPxd8fOik6pDk9f9GT/CrEvxV8dImRqUf/gOn+Fchatl&#10;lQj+Grs7Yj3GiSAu6p8aviLawGSHVYQfe0Q/0qfT/jN4+mszPc6nHwucrap/hXG+IHP2fCj7xArV&#10;0uyiGlsZV6RdPwrnblexXQsJ8eviV9lSQ6tCWYn/AJc09fpS/wDC+Piaq731CPb/ANeaf4Vw8c+9&#10;NhH3WYDn3rVgRfsqxyc/L0rGcpRMbs9U+CXxI8V+NNdu7DxBepLHDa+ZHthVcNuA7D3r0+vHf2dY&#10;oovEd8sa4/0H/wBnWvYq6KUuaJcQooorQYUUUUAFFFFABRRRQAUUUUAFFFFABRRRQB+U2ra98Kvj&#10;no6+HfGFi0LpIJIJPM2SRSA8MjDoayvjN+yR4N+Ong8aB4ouftlxbxkaVriYFxCccbyPvj+decru&#10;Rt4bn27V03hL4p+KPC8qxxXTSwj+Bj0r89p4tS0qI9j6vKNnSlY+Wfiv/wAEz/jP8O/D0uv6FqNn&#10;rxtyWuLOxUrNHHnhgD978K+dbu1urG5ezvraSGaNtskUsZVkPoQelfs54O8S+HvHOnx36LH56jDA&#10;cMK81/aB/YU+Cvx1WXVbzR/7N1dlO3UrEBGZscbh0arlhaco80DooZpOnU5KyPyqjaRJFeAsHDAq&#10;y8EGv1D/AGDvi58R/G3wc0ux+IHgzUY/s9uI7PWnw6XMY4BI+8pxjkjmvm64/wCCWPxA0PxNBHde&#10;LbR7EzA+d5ZHy5/nX6A/B34Rat4T8D6b4Y06zZ4baBY1k2YUkCtcHh6sbtmeZYqjXpxUHcvA5rqP&#10;hn4SOs6umo30X7i3bdtZeGNXNO+HA08xya6uXeRfKjT0zyTXYW0kGj26wxW3lxspaHb/ABKDj+de&#10;xRwsvikeOb4vGiRY4xtVeFCig38nQu351mtFqDxQhYGV7pC0KNnOPXGKaum6hBeQWk7s01wnyrg8&#10;YOK7eUrmj3NFr/BwX/8AHutUba+Av7pi+PmUk/hVibwvrs0EksNn+8jkCw+Y2Mju1Ja+Adce7Zbp&#10;4/LmGZpEk6e2KaURe0iMvNSeKESQvuLEflTl1KJx8twOfRqvaJ4CvElYa3cRvGFIhWPPpjJrQHgH&#10;QtscUkTMY0IVy3PPfij3SPbROffUIgOZsfVqrrqURvZJWlG1EA5b3rrF8A+HgsaNbsyx/wALsTu+&#10;tNsvAHh+xupLiOAssnSGTlV+lK6D20Tl21q2Vtvm/T5qb/a+Rnay84GQa7R/CegukcZ0yMLGxKhV&#10;HORipotB0uGTzI7KNflAPyjoO1Lmj2J9scK0GvW8QHktJgeY0nYKT0/pT9M0TWfEc7OUa3jRcb2X&#10;q3oPX6135ihRNgRcYwRjr7UK4TC/do5ifbSODuPD3iu3uFtZLdZI3bYJo26e5FSWPg7xK90LS4kW&#10;GGPh5B8276V3bHK/exQpXPymjmF7aRz8ngHTLmBY900bKRulEnzNikt/hrpqzbr29muEXlI2OMV0&#10;RfsKN2z5mNHMxc0yvDo2nQ2f2JbRfLHO1hnmpRYWiz/aRax+YwwW8sZxQ07SNiJsdm9qchxwGpc0&#10;ifeGR6dZW/MFnGvOfljFSkE/wUmSetBbHU0iQ2n+7TWjZmyVpxfHVqMt/eNBXMxjRlQoUYxSlz2p&#10;2T/E9IBjoKA5mNMhA5pHLEYFOKAjFCpjvQLmYxC+PmNK0ny4zTygNJ5anrSYIjUKOV+9Q6GQctUu&#10;0Z6U2VkQYPWlqPciKBBuU1m6jpskVw2r6ex3lR58WB+8Udq1gCV3EUIqSfMGyKF3GctHqa3GrWln&#10;tZP3/wC7VuCBkcGuxHTiuf8AGGkwusOrRt5c0MyhZAPU9/yrW0y8+3WiTn73R/YjqK2ly8qsCLEs&#10;ayrsdcg0ye0tp0Czwh/Zh0qWgnHWsxlSPSNOjbzFsY93T7ucD0p02m2ssYRoh8owD1IqySB1NGQB&#10;kmqu2Gph6h4NhvVZWvGUM+5gF68U/R9E1bQLhPsN+skSsCUkX+VbAIYZBpcZqvaSvoClIy7y2upd&#10;TkNm7Rxytvk7bW749qvC1jCLGB8oH+TUuVHOaiW5B5Y7Rn+tTKXNqK5MAFGAKKjSdHTf2zinhgRU&#10;ghaKYXJ6UjS7F3NQMko3D1qPzSwz60UAScGjkdqjoyewovYB5cDkkfnS7t3B7cVXS2aVi8rn/dpw&#10;fypcMfvUXuBN+FATPO2o0nDNt2/xYqQOc46UczSFa+4EADlajmlKp+7xT2esTxf5si2ltFcPGst0&#10;quyuRx6UR5pOw+VC6+buWGPzJV2NNGGRee9asKAxBs/xE1gap4btbNIZLWSb/j4QFTMxB5966Lyw&#10;lsoHZa9KjD2cdS1ojP1hlXS7guP4TVnw4f8AiTRMRztFUdfcJo0zMeuB+tXdNv7GC3W0NxGrKobb&#10;uAwK2GN1sgrGgP8Ay0rK1diLqxb+Hzuv4UeJfFFlBdW8dq3nlmJKwfNisvV7/WL+4s47XSfLPmEx&#10;tcNjOB1wKAOrurC21TR59PukVo5o2RlPcEYNfnR8U/Bs/gH4g6p4UlXaLW6YRe6Zyv6V+gGk6D4j&#10;ubLfq+vyRnc2Y4VGMZPevAv2z/2fw2kR/Evw1FJNcQ/LqWWyWT+9+FfN8SYKWJwqqR3iepleIVGs&#10;4t7nR/sweI9Bf4NaVbQX8ay2qtHMhbkNuP8AjXqnhTxVo8Wjq0t1ukaRiyxqWP3jXxr+yx8T4PAv&#10;j6HStaCtpupSCKXzP+Wb44b86+1vCNnYjRo7mCCPDMxVgo/vHmqyvG08Vl8V1joznzLDyo12+j1M&#10;/wAS+J7a4e1EVvOqpcZYtGRng05fGenXcElv5Uq+SyhSIjz3NaHiKJHv7PhcbnPT2qzcW1ukaIkK&#10;7mZdxx14r2aP8PQ4o7CP4u01BGXSZeRndC1VdV8baXKUSMTfK/zfum9K6AwxsygqOvpWT4huIbe7&#10;h2xLj5hwvU1qM5e98X6e8mIvMPz8gxtxVGPxHY23iO1uf3m3YyPiM555zW5FNbNKzvGoOT2FYt/5&#10;beLbTC/duIxwv1oA1tO8dWFxrzqI5lWFQM+Uea3IfGGkSZDPIvy/xRGo7LTLO31zzUgQNNH8x28k&#10;g1sNFGVb90v5UAYsniDRDFcEXqruK/e45rD1LUdPmstqXaH94vRveukv7e2dJg9vGVO3+EVyeu2N&#10;m6wo1sp3SgcLQBNcXdtM5RZVwF/vCpLgxJpkm5sDyzVGPRNKa4Ym1Hy/3ahvLKzNnPhn4TI/fGgD&#10;e8OX1tb+HTqcr7VQpk+vb8666yuYbu0juYjlW5XcuK810rw9LP4OEtpcXDyfaFPl+dheDXXW/hLX&#10;ViV4fFVxGSMlSAQPam9wOhkKnBzWV4mXOkzYH3Rn9ap/2P43gJ8nxLDIB/DLajn8qo6rL46ispI7&#10;uzs7hSp3GNyp+vSkBpacS9+zlv8Al15/Om6gAYIQf7/9awdK8WalbzSNd+G52+VVOyQED9KdfePN&#10;OCItxYXUe1sndHxVR+KwBrKpJqDhuRHHj8aw7D5b64dO7Crkni3w7eTzv/aCqWbA8xSP5ismy1nS&#10;luJj/aMWN3Xf1qfhegG1uBXBNZ9uyyahIx/vVKNUsJBhLuM/8DFVNPlhkkkmEy/M/HzCiMnJgGsD&#10;da3fPC2v3frXVfCs+fobSBML8qr+C1y90DcLexRHcxs+np1rpvg4WPh+SJn+7Mev0rRgdYjj7Ism&#10;f4qdGUXUScctCN1V7K5gfTWj81SyyNld3PWo9Q1rSfD9ne+Jtf1OGysbGzM15d3UgSOGJFLPIzHh&#10;VVQSSeABmswOZ+Pvx28E/s/+CV8XeMEvbya6uls9F0HR7U3Go6zeOcR2trCvzSSNz/sqAXYoqlh4&#10;vpvwX/bA/aNiv9c+PPxr1L4X+H7lmXTfAHw0vo11GGLPW+1dkZzKf7loIlTgCR+Ses/Z58C6h8Vv&#10;HWoftlfE2zjkvNWjNr8MbGZSW0Hw+drLKA33Lm8IW4lIG5EMMOf3RFetaY4CXUStlvPfrQB8uv8A&#10;8Ek/2UNc08XfifWviZq94Cd15qfxY1uaUnPXP2oc/QVTf/glL8A9Jix4Z+Lnxq0df+eelfGbWoVH&#10;4faDX1JphmWB4y33WNRmLzQyd+tTJvmA+VdQ/wCCXvwVu7UL4l+NHxs1qFm+a31j40a1NGfw+0Cm&#10;6N/wS4/YF8IRzauf2bNF1m7272uPFVxcawzNjqReySqT+AFfTGsxLHa8N0Oa53VZidMmAP8AAaqn&#10;LoBl+EPhv8PPAPhyLT/AvgPRdGt44F8uDSdLht0XjssagD8K6S1muTCsUS5UKPm/Cq9qd+kLx/yw&#10;X+lWtKJ+yYP8PH6VoBXuLdvNy/ofmrHbx34KtfF0XgSTxbpq63NbtPFo7X0f2poR1kEWd2wf3sY5&#10;HPNcH+1l43+JXhO68DaX4B8IS61b654uWz12zhk2n7N9lndWY94lmWKSVQRuijkXkEqa37KUV/qH&#10;g6T4g6p8OdA8Pw+J47LVdLj0WwWCZre4sLeVluAAGMqTvOhLEllCk+lZv3QPYFw5B96fqEENzcWp&#10;mhWRY7pSoZc4bIwfrUMMgMmBwKtXkgWKMAdbpKuXwgfPf7ZX/BO74a/E/wAdW/xy+CHiG4+FfxWh&#10;iJs/HfhSFYzcyD7q39sCI76I4wyyDcy8bsAAfj3+0r+0P+09+07+3Vp9l8VI/Dmva78HbGaJrLQ1&#10;ZbTWzaTkSSQwyj95JMWyIipEgAUKQ21v3A/b3+KHij4QfAfWvGvgC1W58TtaLp/hK0k5WbVruRba&#10;zQg9QZ5Y8j0/T8of2uv2Mr79ib/gof8ADfxl8Mr7T9cl8deC7jTbGy1oxxx22pWmjrZtdPLMCmNw&#10;jug7AbHDE4ABrCW5UT7p+KPjj9ozxJ4H+HP7G/g7xXNofjrxNoscnxK8cQzB28M2CrGtx5UpYqb6&#10;WWaKGHJZhvMuCAGr3X4Efs7fCH9m74eaP8OfhV4Rhs7LRbOaG1upv3l1J5zrJO8kzDe7yyKryEn5&#10;mVSfugD5/wDC2ufEP/hAdN8VXt/NqHkfFDw/d6tDDbyb7aznmRWM5bG2VnlS6aLapjhaEyAOWr64&#10;3KE/o3/165JX2M5HzH+0N8ANL+M37YvhjxZ4L8Tvofiz4cy6D4g1S8aMyx3+nNNrEKWQUEeWTuvd&#10;zdxKnYc/Sn9rwKqhmOSOdvavPvgT8K9a8La54v8Aid498RQar4i8YazvuGtY3W3sLG23Q2dlEHAY&#10;iNN7M5A3yzSMAAQB391p8dwwZW2Y9F61XMpJJkkWqyLJ5ZAzkferKO1tfsYnTO6cY/MVoXkK2yqH&#10;n3N0X2qnD8+uae5H3bgbT+IrSmNbnL/E+f8A4K0fE3xLL4e+FOlfCX4WeG1lKR+ItYvrrxFqksXa&#10;RLdI7eBGIx8jMw/26oW//BOn44+MbZrz40/8FPvjhqWpBv3h8GahZ+GrINj+CC0hZwO2GlYkdc19&#10;S6rqtjpWn/ar+5WNY4WkYZ+Yqo5IHU446dyB1Irw34v/ALdvw3+F9nMgt7+51C41iSy0nR9PsWu9&#10;R1SW31Sewu4ra1iBeQq1s53dArqzbQDXSaXZ5b4h+MHjb/gmn8SPC/gj4+fHfXviN8N/G001rpfi&#10;LxS0D654XuYY/MkkunhjT7ZYFSC05QNb7RvZkfevOX3/AAV4/Z31Txpod34X1WGG1t/GzeHvEmj6&#10;8ptNQt/NO+DU4MkrPa+WjFgoLZliBZSNr+PfH/4wftFfEP4w+Hf2jfiNo+h6fqFhNP4b8G/C++VL&#10;2ygtdU060Ekt+4/1s9yb21JWMgQxq0QZy7uc/wDZk/4Jn/sVftfeEbTwz8Tvh/qAm0HVLfVbO8h1&#10;KeGbV9DvIZ7zTnZt29AyXhWUKR/pFnJjaCwIPlPt7Xv+Cj/7HPw78FaN4r8WfGOzW58RaaNR0Pw3&#10;p0L3urX6nyx5UVnbCSSSUmVB5YBJ+Y/dRmE3xu/bjl+Hmo6Z4S8Ffs+eNta1rXIf+JW2oaWmmWas&#10;QijfJdyRFtsk8Cusas6ozvtKxvja/ZQ/Yo/Zp/ZP8DaT4a+Dvwm0KxuNNt2t0146Pb/2lcIZC376&#10;5CCSU8KMsSSEXPSvWNV0bStVuLefU9Mt7hrVjLavNCGaGTYyb0PVG2sy5GDhm9TWhLsfONn+31p9&#10;pq0L+OPDK6Na3li8tmLlvmWeDfJdQMwJXKwxXZBwBv0u8HKqjH1Pw/8AEP4XfHjST4fh01NU0/UP&#10;Dun6s1rqVirQXFleiXyWKNkZ3QSKyn5kKjPVcp43/Z2+CnxI02bQ/FXgKzlhkmeRvLj8siR5JpHY&#10;bcYLG4uA395biVTlXYVwfhL9jdfBPw6tfCOnfE7UDqWmWcVvpetyQr5kXkalJfQSEDHzAyPEyjCs&#10;jsuNrEHMDnfi/wDs4fDD4O2d14v+Evxj8e/De7NvNcC10HxBNfaa3lxySsDpl601sP3ccrbY0jZl&#10;hkwwxlfI7n49+HvBV5LqP7WHw2sL6TRjH5nxo+EFldWN9bW8jOqTahYwsbyCHfFKkjxyXVr5kMqv&#10;s2EVvfto+FfjP4B8IaP421/VIb6RZLuPUprSRkiu5o5nmskKk7gria5by8kKcLkgc+GfHLwPq3hD&#10;4OeF9Q+Avia11iz0LxZq9pp1vrV4NsmiXVxYXdqGuJSWd4JLu1uhJI/zCElyd77gpK59l6V8QfiP&#10;pvha1+Jnwy8T2Pxi8B31qtxbXWj3FsNVjTqZIJYmFtfqR0jAhkUqcNKSEHZfCv4teAPjRo8XjT4c&#10;+IUvrGTKSr5bRzWsw+/BPC4EkEyH5WjkVXU8ECvk/wAF/GHx/wDs+eEvGHwg+FWkaJYWnhPXbsab&#10;btp6r5EEf9nXExmZP9d5VvrVmS5Bd1sZ9zlpldOw8GahN+0X4fh/bb/ZFtR4f+IUVuLPxh4R1hmh&#10;t9bMB/e6bfIPlWdQT9nvMErvQktExUVH4noSz6U1Bi88j/WpbMkWC5HVq474RfF/wp8cPA0Pjzwr&#10;9ohWSSa3v9OvoTFdadeRMUntJ4zzHNHIGVlPpkEqQT2FrKn2NFB5zWyBjZ2Hyn/bFV9QdfsTnP0q&#10;xKc4Xb3zVPUJF+w4x95qJbCiOsWJm5/551oSFDFzWfppU3GP9iprucgjbUSGZGvltqJj/loOldBY&#10;xO9kyj5cofp0rFu1Sa4hjZfvSDNdKdsOmTNGnPTislG8h9Dh7XT7dixK9JG/nVxQqfKKr6ewEbYX&#10;b+8b5VNSXU/lws2P4eK4p6yaMtT0b9nkj/hJr7n/AJcf/Z1r2CvEP2YGdvFuoZfP/Ev/APai17fX&#10;XRjywKjsFFFFbFBRRRQAUUUUAFFFFABRRRQAUUUUAFFFFAH4l0hIBzS01goOScV+Xn0K3Nbw14p1&#10;fwveLfaZcsuG+ZOzV9BfDnxjB400CPUE/wBYo2yL6NXzYD8uRXu37PWntaeC/tLptM0xP1ruwU5c&#10;/KRmFOHslLqdvPaQ3EZinRWVuzV7h8AY7fUvB0dvdW6stpMRFx/nmvFdpY7VPXtX0F8HfDjeGfB8&#10;MMrZkmHmN+PNe5hebmPBqbG+vh/Svtw1F7VfNCbV7jHpira2VntC/ZY9q/dURjApxkz1pDM3au7m&#10;8zC4rwRnDBRleA3pTfstsX84ou7+9jmk8yQ9TS+YwHAovELj2TI4FKgC8A1EJHx96lDleam8REoC&#10;qOKXIAwDVdpJWP3cfjRkkYNHMgJDOoGQacJQetQ45zil3N60cwE9NL81Fub1pNx9aXMMdIS747Dm&#10;hlEi/NTc0b/9qlcQ5gXjCsTxTkxGvFR5J60ZPSi4Egfc26hnyMNUdFFyrjzIOVpVdQPu1HRRcLjx&#10;LS793Wo6KLkj2J6g0xLtgQjfRj6UA85BpuxD1Wi4DnnDtt9VzSpO7EBBxTFyOMU6i4Evmds0nm98&#10;96jprknb9c0XAsLID1pryvsJX8KiXd1zSjIHNFwJI5ztzJUL/vJQWFOPSgdKlyGBf91wvNQwyvbj&#10;aw4GeakZhnHvRIN64Bo5mA3UFOoabJAG2s0ZAz2rCj8QXdhGPIjCM0gSXcucOOv51tbDG3BznrXO&#10;eMdOmgb7Xbk+VLMDMq9mA4NbU5pysxxOwglLqrN/EtSPh1xurK0PURf6fHcKMfLhlbsavrM2MA0n&#10;Jk6jrmPO2ZG5Tt601pJmwnl4Hr6UJMwGKDOCeKlOxfMSW+7yFJPanMxA/wA81CZjjg0jzEijmlHY&#10;XMOmlVImYmhYYTBg/wAVQKpMexz9akDBU2oafN3JHNGRD5SkcscU2N5wMv8AjTS5B3E1Ct288zJb&#10;WVxPs+80MRKj8aIqUttSkpdC086ou5qI2M4O4cbsVn3Gq2bHyLiVoWUj5ZkK9/erFleWckRNrcrI&#10;N3O3tRKMo7ofvFiQ+W4U1GLpzPsPCn7tSMRIpzUc9qZMNHxt5qbjLGR603dj7p70wnbzSFzjpVaE&#10;8xNux3qOVPMmSTf92mhiRnFNLN2HejYOYsKQBkUF9vJaoDIwWsz/AISbS2ma3Fww2sV3bflqleWw&#10;/Q0L3WtPsX2XNyqk9BWTquqWeq3djb277tt2pb8BmjSoLS/1O6upYlkbzAqlvTFReJ9RTTdVsorO&#10;1WST5iscajOcY6V2U6NrSLUTS8QXEEFvby3LbVW6VjlsVU1HxzbmMwaNEbiTdt+UcCs+/wBD1vVn&#10;gvNeu9i+coECdvr710Fh4f0vRNPaLTbcLuYsWPJJPvXQUc5qI8W31iDdFLdGPzDaM9a0dD8D6fJL&#10;NqGozSXDSEbfMY/KMelWtbbbZcnHQVp6UcQ4rQChcWFlazRw2lukYVc/KKp6osY16xGWO1WPFaF0&#10;d962O3FUdYUjW7CQH+Jh+lAG5HgWoz3rP16wtNU0yTTryFZIpl2SI3dT2rQYqIVXtVXUDkLWcoqT&#10;1Drc+Gf2kvgnc/CDxm1xoqyNpV03mWsneJs/dJr279i/4/2fiDw3/wAK98Wauv8Aadu3+htKQDLH&#10;1x7kV6f4s8J6J40hutB120jmhuLd0/eKDt9x7ivjr4r/AAW8ZfAzVodfsrpns/tZFnfQkgoVOQD7&#10;18XjsLWyfFfWaCvB7o9unWp5jQ9jUdpdGfb2tyMdQsZCRhmZcfhWoPLluoUI7180/BP9r6w8TCy0&#10;D4oXUVndW8n7vUG+VJRjA3ehr6H07U7LVJ4b7Sr+KeFkBWSGQMp69xX0mX43D4yipU5fLqeVUwtb&#10;Dvlmvmb4OX59awdfmiNxDGyA/vj39jV46l5UZ3iuV13WPL1O3I5xvbH4CvQlaJiSO1qkpYjJzWO9&#10;wk/iiFWjb5byJQwbjoa0LS5iun3Y6jmqMXljXVROc6lFj8AanmA7ZEzq0Lj+639K0JXAgY1RQqt3&#10;DK3H3h+lXLnAh2D+J+fzqgM+6Ad7hQv3dv8AI1yuu5W4hdf4WFdTqU/kyyEH70a/1rltVLTzxBz/&#10;AMtAaT7ARxXOGYsfvcVTux/odwQ/8Jq1KogtzMD1P9azbu7aS0mjLfeQ1HUDpvAg3eEpSDnbITuI&#10;9xXaW0gaFGznKg9a4rwBED4OmC553YrrdFmM+nQyEf8ALPB/lWgFpSArE+tUdX2tayA/3avdEIqj&#10;q8gjtWyevFAGXprJG8sW3BJU59eKNUhhdVUxj+I9KLZcSyHHG5f5U7UB8w/3TVR+IDEudK09bUb7&#10;ONtzfxKM9656HRdJaSXdYxn9593Arq9TAWJFH8JH8qwII9szSDu1EgKM/hrSDGxW32t/vGqUfhiy&#10;ZSFZl59a2rpwkRJ61WRwAOKxvyyAyrTw25uLlYtWmTbCd2HPPB962/BmieLtOuJrLSNZ2nylk2SL&#10;ncCKq2DGSW84+Uqw/wDHa63w6I4PEUBRj+801Pm9aqU/eRP2jA8Nxa+NXmuLCyje4j3mSNWI5yQc&#10;59+a4n9qzwb8Qfjn4R8P/CC58LTyeG9Y8Y2f/CcRW7NifS7eOW6e3cj/AJZTywQwOP4kmK9698t7&#10;S3ikklihVWk5ZlUZNc7B8R9FsPibZfCOWzujqWp6LqGr28yxjyEgtJ7SGRWO7IYteRFQFIIV8lcA&#10;NRR85/8ABS79vrxZ+x78G9L034baBbx+NvFt81j4ZjvNPN1HbQxR77m5FujKZzGDGiRAr5ks8KEq&#10;GJruv2TvEHx/0D4PWMH7V/iXT9c8bXC/aNWuNB0P7HDCXUH7OEEjh2TlTINobGQorxz9rD4KeIf2&#10;k/8AgrJ8LbCC0W60T4Y+E7fXdWjkI2wNNqwnjkwe7PpcMZHOQ5zxX13BCkHiO5SSHdv2sCeeKAMm&#10;y8c6XC0iSRzDJ4Hl9KktvFuhST8zSY29dvSr0uj2Et4zSWsbbmPylK8t8eftA/CbwZ4g8RaXqdg0&#10;1v4R0vULvXpYYxujktLKzv3tkBK7pDa3kcmMqMHr1xP2gOy1rxHoskbBLwYOPvcVk3GpaZJaSKt3&#10;H80Zx83tXB+Iv2uP2M7DwRD458QfHXwbo9rcQxtJBqniS1jngkZQ3kvGZNwmGcGMAnPGK6jw0/hD&#10;xl4XtvF/hiSSax1C386zmktpIvMjI4bZIqsARyMgcc9xVQA19GvYJNMjiEyn9zjG4Vf0t1+zNz/G&#10;a4H4Y69ofjiG8sJdJ1DR9T01/wDSNL1J4BcCF3kWG4KxSPtjl8qTZuIJEZBAIIHU2vheZ4yyagyc&#10;+p5rQCz4i0rTNWuLWTUIN7Wsq3FswYq0cgBGQR7EqR0IJByCRUOVB6dKo3Wgaklx5UeryHbGT8zV&#10;WOk6x2vQ2P8AaNRLUDZgkP2g49K0LhlNsruv/L3H+Fcr9h19JtqMxYd1YGrlyPEMNl5zxzYjmUmr&#10;e1gPM/8AgoFqqv41+B/gthmPV/i9ZyXCno0dpYX16ufpNBAfwr5j/wCCq174a8K/tp/ssfE7x9HD&#10;J4a07xFrCX0lzJHHCsn2eJ1EjyEIinaTliAArEnivcv2/h4htfGfwH8W6gH22PxitoSzrhdtzpl/&#10;bgfUyPGPzrxP/greJ9RsfgNpo07SZtRl+PmkCz/t6zMtsq/Z7sP5qAgvHuMbMoIyF6jrWM4+9cF8&#10;R2n7MHjSLxXN4i1r4lahCvhvxNHffbvDW2VlibfpshnlM6q0X7vUFKxR4CJ+9kH2mWZU+mPhDe6t&#10;ffC3w7f67qlxfXFxo9vNNdXkKxzS7o1I8xUJXzCCN23A3bsADivlmx0u71iHQNAstWvriz1bwxqX&#10;l3l5bpG12txrOm+ZfYTr9odnmz8oCsoVQFBP0t4Yvdf8O+GdN0G58uWSxsYYJHjBwWRApIJwSMiu&#10;eVNyJkbdr4knh13+wdThZWluJkt7huFk2pHIqr/eJR2P1ibrirOr+KtC0LR213VtXt4bVQd07SgL&#10;wCT+WDn0wfQ15Zc+O9cn+J/ifwRqME00mj6fpniTRnSMs0ayfaLd4kA5xmzfOMki6Yc5xXyr+0l8&#10;efF/iT4r3XgS9kvLDQdB8P6pqtvfrvMF/Jqdy1nadFCbNszSJICUYttUh1ZRKo6hyn23Z/Enwb4h&#10;g0/VtP8AE9nJDq929tpcizD/AEmZEkdo1z1YLDI2OuEY9BmtJtRgt9Y09ptqxpNl29BkZNflt+zT&#10;8ZdU1X9jzw34j/tW4tpLz4i+J/FFrdW8hSZLHS9Ekj8xCMEf6S0Ee4f89B64P6J+Dde8UPaaHa+N&#10;rOOS+udNt5LgpwrT7FEyf99dOO5A4WuhU3cOU6P9rH4sXXh7xWLkpGtr4Xs5LxpI8lpUS1fUZVbn&#10;ptsUP0J4NeB+DPG3iTxV8Tda1bRLea20/TvF3iiPTbuWFQt4W1zxDclldiPk2fZGU9CZxjtXtfj+&#10;60vXtI1zwX498NJealp/hq+azuJVaF76wltWtXkYrjfIsZMLtyV3q3y+aBXz74p8eajofxe8K+Bf&#10;Dehxx2t74ft1W3trcFITLJ4atiNo/upqhJ7459a08jS5wPiXwt8QPi34YvPiDoOmzXU1n4ksD4dS&#10;1jLG7utGspo51XpyZfDajnA/0hOec1337OGh3n7O6aT8bLrxDdWCeCph4Z8SeHZ1P+maDc3cVtYy&#10;7CcpKkw+1wkjLQ3kijiUEetfCH4FfEI/s5zfCcib7JrV9LcarItqyyQ2d7J9ovLWFgMq0kcnlFhy&#10;PMkIO4V5DY/Dj4geOtH+J3hL40+AfEWoWuu/afEXiex0G1ddUjZrkNpVpb7SG8yK1tN3ljLI1xBG&#10;pPlqxOtg5j9EPBuqWGt+GbDXNJu47izvLdJ7O4jPyyxuNysPYg5+hFaczNuYgfwmvlj9if4g/tOw&#10;S6z8OPih8JrrRLTTrxJtIeaElZluJJZLgK2SNi3BmWNRwIFtz/HgfUE88qt88ZHy+3FaGfKU4SDc&#10;zA/3qh1BgqYPG5scdqbE2xpH3fec8e9Y/h/xXZ+M7FdT0/8A49/7Qnhjk3BhIIpWj3gjsSpNZuXv&#10;FFT4xfCrwn8XfDNj4f8AFaSNb6frVpqMSxfxyQSBthB6owLI3+yxwc9PCvjH/wAE/PD8/wAOoPB3&#10;wb1B9Ps1mjj+w30zSLHA0Wk2R2u2WIjtNNyMkszHrzmvo6TxBo+rXN/pGnagk11pdwkOoQrnMLvG&#10;sqg/VHVvxqSW9t/KTTkuY/tAhWRoPMG8ISQGx1xkEZ6ZFF76AfLfi34O6fpGlaT4Y+IPhlJNZ8T/&#10;AAj1yLxZJpV02ZdXFppiTtC5B+aRISoYryLeLCjaa6jw94G8PfAiXT/i18OdIul0zXNTdvFlrbky&#10;Zh1C8luUucDHFtc3TfNgbLeSQnIjVV9wltreW6jubi1UyRq3lybQSuRzg9s9Diq8SBrecsAwIxWs&#10;fdiB4P49CfAD482fxXtL0W/hj4g39voniy1kX91Bqz/utOvlP8LStts5P75a26bDn2q3hVIlff1/&#10;hrj/AI1fDvR/i38IfEnw01xf9H1rTZbZZV+9BIRmOZD/AAvG4SRW6qyKR0rN/ZZ+NNn8dfgfoPjS&#10;O9jl1CO0+xeI44+trqlv+6vIG9CkyyL9BmqTA9ElO1OKo6i2LdE29WzV2V/3Lcfw1nXzDdCkjdc0&#10;wJ9NA+1sPRalu0bap21DpLlpZGNWLlmXaM1nMDPkBN7CF6+YK6ZSY9PZpR1kP8qxbW38zU4WcfLm&#10;tnUZXjsGPT5mOfTioStqBwVtfRxws5Iz5jYX8ajm1CS6HkLGPwOa3PAfwvXWdNXUdQ1ZvnYlY44/&#10;6mu70bwXoOj23kRafGzfxSMuWP415lTEU4yZPKUv2YLK8TxBqF89uyxmz2Kx7neDj9K9srkfh5bw&#10;219LHbxKq+T0VcDqK66u7DVPaUlIpaBRRRXQAUUUUAFFFFABRRRQAUUUUAFFFFABRRRQB+JZGTnN&#10;IyhvvClo4Jxmvy8+hjfm0Hcj5dv5CvpT4W6edP8AA+nwMpXMIbafevIvgl4GPibxB/aN5b7ra15J&#10;ZeGave40SKNYYxtCjCivSwVNx99nNmVaMmqa6E9nEk93HBK+0O4G5R05r6M8D6LJ4f8AD1vpb3zX&#10;BjXPmNnoecV5J8DdF0jWPFJGoxGSSCPfGpXKn617mFCgADp6V7WHjZXPFqS1sLSEtnAFLSE9hXQY&#10;jWZlOCaNxx96nBBjBFIYsNkUCuClicZoBYnGacBjgUZ5osLmGkuDjNNEjdz7UqyhuB60yQfPx/Dz&#10;RYOYcST3p25iMYoSQHg04AdRSsg5hq7u5oYkHg0Nv/hFNcSdaZQu4+tICSelIsTN1PFP2fLsFACb&#10;jjGaXfjg0bRjA604UuYBASRnNKM9zTSp/hNLj3pcwCkE9DSbf9o0uOMZo2kjIo94Bob5ttOpFTHN&#10;LgjqKeoCKMd6WgnAzTUcN/F060wGxcuxHrUlRJlWAp6ujNw1TzAOpqj5ckUhlGcL3p9CAKKKKoAp&#10;roWOacee9AGO9TzAN2Gm09jjmkcc5o5gG0jwpJEVkAbPqKWgZPFHMBiaNPJp85hlRlUMYpMno3Uf&#10;mK24ZkmhWWI5VulYev6aEu1aOSWNLrIkdegfHy1J4NvDPpU3mH95HcOHX+6c5rbl9zmC2lzcByM0&#10;AAdKjhJSBS5+tOGDyrfrWYDufWjn1qNevzCnNIFOKXMK47mjBPBNNLY7USSFVJUU+YZXvm3eXatM&#10;I1kbEkn91QMn9K6HStX05c2WmSIyw4DLGAcf/XrkNcvEVoZZflGXXay9crgVgeEfFF/YX32FcKk0&#10;jbdvG0g9K7cP/D0Oin8J6zJPFLkzQo/93cgOPzrI8QaHHOv9saVAq3Ea/Mka7RKvofeuab4lzxai&#10;wRY/s8K7d2eWb1+gqu/xC1u9u9ka+XbtIBvVei9zx61u+WSsypctjegnFzbrJG/DDI9qk3yAfequ&#10;ZNJuC11pt9HFNj54Wb5ZPf8A2TUdnqKXq5jDLt+8rdjXBWp+z16GMouJcOfWimxsWXJqOTfldp/i&#10;rDmMyRJdy5PrShs9KryM0I+QZ+aoLi+eOPIdVPPflvoKqPvOyAtXV3BbQmS4lVBnGWaqHheO1udO&#10;mmmWN1a4cq23oKytIl0ua3utZ1qRm2zsE81unsB61L4X0651PS2mu3MdsZGZYFbBYZ7n0r0KNL2e&#10;r6m0I8o/w7NeStdWmlKCqzFTdSHjn0qxYaZHZeK0jJMjLas7SPySS1TeDbZYLCZfLAP2l88U6L/k&#10;bJmDfKtmOPQ5roKJ/EDJHbRSuR8txH/6FWncPm0Zj/erH8Suo06HnlrmPb+dal0CthHHnl5KAMvx&#10;E4FipLH746VqWDL5PHtWR4lUNan5v4lArVtWC2xb0H9K0ApqWe5kf/bqrqUiv4gsLfPO5m/SriDC&#10;bj3aqUpDeMLZS33bdj+tAFvUfElrbX8OnIvmbpNkjL/BnpVi/wAbV596yLi2iGmzXSr8y6huJ+j1&#10;qai/3QOy1z06ntJPyF1Mlx/pXmZ/vDNUL7wzovijQLrSfEWnRXVrJI26ORfbr9a0GGYGct/H8tGh&#10;I8lrcg/89mrHFxUqdnsKUnGzWlj53+JX7FmiahqC/wDCtNTa3kkRmNpd8rx2B7V5xLpP7Rn7O+rL&#10;PGmoWscZzujJkgb+lfZr2cMXiqzjgjwyxuze/QfzFbB0yx1N5Ir63jlTn5HUEfrXjyyPD1V7SlJw&#10;l5HpUcyqcqVRcyPk/wAOft6eKIttr4x8Mw3Cr96S1bY35c16l4O+Lngv4pXEUvh/VozKsGZLWU7Z&#10;EJxwR/hXX+Lv2aPhL4wtJE1DwhaxySLnzreMI31yK8gj/YuTwj43t9d8N+N5oLe3kEvlMvz4B+7k&#10;dRSp085wckpNVImlSpl+Ii7JxZ69aJ5DKUFV9KkM3iS1C42tfM+7t8qVajuMHyQ2cd+9V/DBWbXb&#10;OMKBtnmLflXvroeXLpY7vyw3l+quKszYzHu/vVDD9/6MP5UX8u0KoPOM1oBn6lKhvZk3fdVAvt1r&#10;ndSmhS7RmHy7q0LgzPf3AHU4x+RrD1BNuzzFy3mVPMBYvCklkoT+5/Wud1DAtpAq/wAJ61uOZFjb&#10;nhQKyb4o0Lqy9al7gdl8OE2+GmjLZzu/lXQeHJS+mJu7FgfzNYfgn93oe5GwpX73/ARW14WbfpMb&#10;Y6Z/nWgGkeRisvXXItFBOMyAVpCYeZ5Q67c1m6+WCRkD+PNAFGzff5sg/il4/lTr5wJY1J6rSWu3&#10;7GDt+Zmz+tR6lcLDMjH+6cYqouzAqahtc/59KxINh3jP/LQ4q3fXbtJtzzurPsXZw+8fxc+/FEZc&#10;wmF2EaPBqvGELYJqa+JSItmqsbfxGsZO0hhZSi3a6Kjjcw+uVrptEkVNW052PzNpuP1FcjauqW11&#10;I0fyiQ11lqscV7pDhT/x6MFPvgUVP4kSJfEjsUfDLn+Ja+Zl+O/h9P8Agq3p3wM1y70+zvE+EGoz&#10;aCn9qLJcahJNf2kk6GADdCESzDBmOJPnxjZz9LQ/NDE4H8OK8Fs7TSG/4Ka280On2/2n/hS94Xul&#10;hHmEHV7cAFsZwMH8zWxoji/i74+u/g/+1f8AF742i+kt9O8L+Bfh/d+Iplh3+VoyaprTahJjBO1L&#10;YvK2OcRcV9KXN9Hdanb3+mTpLBdWayQTRtuWRTgqwI6gg8EZBrzPwTpNnqn7cHxc07VLKO4tLz4b&#10;+E4bqGaMPHKjT64pRlPBBBIIPBHWvPvAet6d+yT+1JoH7E0F9qs3hDxP4dvdY+HN3rWoCc2EtvKg&#10;udEhbYGMMcUsc0QkaR1USrv2qgqRH0Xbs819Iu7J3V8g/tE/sq/F7xv4k+KnhPw3C5TxZ4hg8S+G&#10;9UPyweXeaFH4d1WwmbPDJbq1zGp4ZpI8cxnH15BbyJqMqIP4c/lVjVLQy2azuPut/Ol1A/Lvwl+y&#10;l+2N4P8Ahl4ij8W/s8yWviseC9UTStc0XUrSV5b9xpkwEcyuHjdzbXUSMQAv7vB/ekD798L+IH8U&#10;+ELfxNJ4e1LSjeWol/s/V7cRXVvkZ2SoGYK47ruOO+K7vxTbIdIjmHZh/KuZltw1hMIwN3l4Xjn/&#10;ADzVqPKgOB8Sw2/g7xb4c+Ja2/7qZU0PXLhVAIgncfZnbH3glztQf3Rcu3A3Z9EtWKQ5LfxVyfiu&#10;LQ9Y8Dv4Y1vXIrH+27c6fZzyuoLTyI+wJnq/G4DqdvHvT+B/xWtPib4NhTULm2tvEtjaRjxNokc4&#10;aTT7kSzW0qkddhuLW5VGIw4iYjiqA6q6lRr5/m6R1TScByAO9SXKtFdsCR8ymoI0cv8A8CrOW4Fq&#10;2cNO7f7v8q07pAdIuCVyu9SfzrNtwFldPYc1rSLu0i4YD7pHOa0fwoD50/4KweIrXwb+zNpXxMup&#10;UVPCPjrw1rhZj/Db6rbM4/FNyn2NfPf/AAUwh/4WN+1d8A/g5B4a/tyS11LUNfk0Rp1jjvpIliEM&#10;Ls3Cqypc7iQRtViQQCD7L/wWp+HnjL4wfsHap8K/h1pk19r3iLVNIsNLs7dRvmlkv4FCjPHU/pXA&#10;/BiPRP2ov+C3fjnU4IG/4R/4S+HrjRtPkVic3lvFbxO3s3m6rfj3EK+1Y1JctmwR33jK41PQviba&#10;jxn4ggnu9H+HsU+q6hHEIolZtWtWZlX+Ff3DbQckhRkk817o5Yqzk9Rz7182/tyJ4Vh+PfxE+CV/&#10;BfSQ+KvgIumaHeWrbmTXmbWbq2s+PuPJDbSSqxIA8gZ6ivo74E23/C4Pg5ofjnTPEUFxdXFjEmpr&#10;5DxbboIPMGxwHQE/OodVbYykqM1z80eW5PNG2py9r4B1qw/aFuPjINUhOn3XgeDRPsnPmC4jvJ5/&#10;MxjG3ZLjrnNeV/tO/sNRftDwNoUHxBuNJ0uac3X2eO3zJYXIYShoGUjdA86QyPbSboy8aunlsCW+&#10;hviD8LfiHbaG2seHbH7RfafJ9qgtYZ+braDvhwcA703KMnhip7ZqrockviTw3Y+K9FhmutP1C1S5&#10;s7pYW2yRuoYNgjIODyCAQeCAeKFKPQdz88PFP7D9j+yP4A+HPhrVvHr300NxbaP/AGPZgmI2Eetv&#10;ql2YywDF5FNmJSQAYrJl6NX2X8NvGP8AwlPhbSb5NaW+1XwveQQ6lMxDSSTwxJ9oV8cbnzKuegJz&#10;2rj/AI7fAHx18WPHFx8QdSfcukWzaR4S0ZWX/Rku1+z3upu2fv8Ak3D4j5wtqu35nYV5j+wXd+LP&#10;hH8R/wDhS3xXiVte8deOtY17VYfs8n+jrMW8iM55RXNrfFGIAdYgVyOa2i+Z3Gfol40+F/h7xt4m&#10;0fxzfNM0mn6PqGnx28bhY5re+8jzd/rj7PGR9K8s134NfDLwN4v0P4lTeHVj1TwnaajbRQox8uaO&#10;draQu27Jfb9kh28/LsA6KoHp/hi0k+IXwU0Ozu9Wmja90m0W/ntzh3wE89Oem7a6EjkbjjkA1u6t&#10;oen+I9Lv9LvraORZlliy656ritEB5x+zPrtz4v8AhZpPjt2/0XXNNi1CFQx2/v185mX0GXPT+VZ/&#10;7O1tc3+ha94/1c5vvE2uXWobvS3MhitFx/CVtIrZTjjcGPc1yn7L3xAuvDH/AATj8H+JDYhrzRfA&#10;/wDZVjbSMV+23Nrmxt1B9ZpI02n1lFeo/DrSI/DuiNoMR3Czt44FbpuCfKDj3xS+0B6BZRBLeMei&#10;inXSBmIH93vUazMsKHHoKbcSlptjtgeX/WtLi1OO+KniuX4ffDPWvGaCPzrHTZpbVZPutORiJT7N&#10;IVX8azPgT4bk8MfCLwpo88cizDR4Z7mOT7ySyjzXB9w7sPoK5X9ryLWvGGl+H/g3okarZ6tffbfE&#10;10xI8jT7dk2hfV3vJbJdp6x+dj7vPpvizxFovg7RL/xd4l1KGx03SbGS71C7mOEghjUu7n2CqT9B&#10;WTiuYZ558Gr6fWvi78YtcXP2WDxpY6Xa9Pn8jR7B3P4STun1T2rPPj2XSfjP8VvHcsfnad4V8G6H&#10;p4jZuBexLqF9Oue2Yryyz+B9KufsnR6xN+z9pnxB8Q6LNp+peNr258UXun3AxNaDUJnuYoJP9uOB&#10;4oj6GMjtXm+la9F4x+B+qa1oMvnf8Li+M7WunSL92601LiO1kmQ/3W0zS5pUPcFfWnF32A+jEna4&#10;hWZotrNHkr6ZHSq7AR6fIRUOra4tnrVlo/lLuvIppPvcqqbcke2XA/EVNJgaUxbvWoHF2F5BN4k1&#10;vQJzucLa3DR9cxSq6A492hlz9K+Zv2H77XPgZ+1z8Xf2YfEFrt03UPEVxrnh2ZWOwlobWeRv96cX&#10;u84A/eWlzgcYH0/caBnxfb+KLWVVLWrWl5F/z1G8PE3vsPmgD0mY1438XPhN8RdC/autfjx4et7G&#10;50ua48OwfZ1lP2tp0fUbS6KrjBQW2oLM3JyLY8YU5qIH0FK2YGx/nms+5HmXC7/4VyKvSMPs+WH3&#10;hWe+GnYr/DHVCRZ0dmCs341NNJn5itRaKzeUcelWJId5BqJDHaeSdUjix92tTU1V9NkZ1/hct+Rr&#10;O0eAjVFkNX9WbGmTEDkQMR+OaiXwsDQ+HwKeF7Ugbcr0rc3tWL4IIXwxahf+eYGBWwDkZr5+p8bI&#10;uzoPADE6lMD/AM8f6iusrkfh+f8AiZzf9cf6iuur2MH/ALuiwooorqAKKKKACiiigAooooAKKKKA&#10;CiiigAooooA/EtotxBLHitLwx4avvFGrR6TpsWXdsM390etepeHf2GP2kNYIfU/hpqljHu+bzrVt&#10;2PbFeteBf2TfiB4GsxHY/DbVJJsfPO1mdx/Svz2jgMVLVxaPoKuLo0Y2g7swfBvhSy8H6HDpVoij&#10;auZGC/ePrXXeDfDFz4p1ePT4kO0sPMbHRa2NP+BXxZvbyO2l8CajCrN80ktuQq1694F+B9/4SsFU&#10;2dx57LlmWM8GvYp4easuV2R4dSUpavck8PeG/D3haGOzsLOCKXy8MyqNzfjWx5qkfL/+upIfBGrq&#10;WNxptxMW4LNGaafC/iKxYi30S4kjY52qnK12RUtuVnJKnN9RoIPGaMDk96evhrxdJ8w0uSP+6rRk&#10;5pT4T8UzDdJZzxnsI4+/vVWl2ZPs5Ee5cbe9FObwx4ttv3v2CeYA/Mnk4/EUDS/EjFg3hu9X+7iH&#10;OafLLsJwkhgYHpSHDHFPTwl4tuV857a4iLdIxD0pR4d8W27qk+kTSK38UcZ4pcsuzDkkV41w24ip&#10;ARnIq0nh3X2Gf7HuP+/ZqOXRfEEL4XQbxv8AdhJquSfYOWXYqyskKmWSQKgGWzThLEkPnGT5eoY9&#10;KmXwn4h1Bv8ATNHuI4f+eZQ5b61Ingi/RsnSblwv3RIpIFS1LsyvZSK0UySrvR9ynpilJ9DU6eB9&#10;RTIGlXeOy/NTZPBniOH57C0uF/2HjJFK0/5WHsZDCcUm4YzTY/C/ivUGC3mk3EKKPm2qfmNNn8Me&#10;NYEVItNmKrIOVjJZhTtLsw9nIk3ClBz2pupeHvEksDWkeg3bFv4vLOBUw8DayowlvfLx/Dn/AAol&#10;Gon8IRpyZHRTtP8AD/if7NtuNHutwY/M0Zyaml0PxDAqt/Yl0+5sYWMnFPkn2JtIrjHenKdq80y7&#10;8MeKb4yRrpN1Gsa5H7s/O3p9Klg0XxE0aeZoV0rdD+5PWjkqdmHLIblVGRTQc9VNXD4d1/HGkz/9&#10;+zTR4f8AEKjLaPcfhGafs59g5ZFcKPQ1D5TkNheGari6Rr5PzaDef9+DRbaL4inLF9Auo9pwu+P7&#10;1HJPswtIqmIgjA6VG1q4fAb+LJrSHh3xB1/si4/74o/4R3X/APoEXH/fFHs6nYOWRnrDtk3BuPSp&#10;ACeBVz/hHfEHbSJv+/ZoHh7X8c6RP/37NHJPsHLIpkEdaBxVz/hHdf7aTN/37NB8O+IMf8gmb/v2&#10;afJLsFpFFSMke9OByM1M/hrxCZty6RcY2/8APM0Q+HvEqjB0W4/791Ps59g5ZkOecUVb/wCEc8QZ&#10;z/ZE3/fs0v8AwjniD/oEzf8Afs0/Z1AtIzVlEkrIM/LyalChRgVYfwnrpbcNJn56/uzT18Ma8q7R&#10;pdx+MZo9nPsP3jJ1fTzqFhJabtrMMq3oawdFe40Z5I5I2jmEm5o2P+vXnp7jtXbHw3r566TN/wB+&#10;zVHXPCPiS4hjuLbQ5WmgkDqvln5sdqqKqbWGuYzz4hs1vIbUq7LcKDG69K0EK7jtHuax4PB3i7/h&#10;JbeceG7xbfl/9Sf3ZxyOldIfDuvjkaPP/wB+zRUoyVrIHGXYp7fmzTS8e7itA+HdfKf8gi4/79mo&#10;Y/DniMptfRrjcrZz5Z5qFTqdhRjIp2FrDq2tLaXMp8mOHzXjDY39gPpWvceFvDs8eLe2kt2B+WSG&#10;Q/L+dZh8IeJLPUI9St9LuDsRhJGqcsOwqlLY/FSK6knHh+6aN+Vjj4CD0ruor3LNHTDl5dUX7/wn&#10;qa28ggmt7xAufLmUq59uOM1zsXg7TZpft1iPIb5gY25KEnmtyxn+I9rbRGTwneSyyTYZWhOI0GOf&#10;fP8ASr194e1mS/S/tdCulW4/4+F8k/K/rilVpyUbw0FOPLrEwbfwvp1sm3yFbcOeTUkGh6fbJtWE&#10;e3NbX/CP+ImLA6LcfK2F/dnmg+GvEDn/AJBFx/37NcXLW8zD3zKFvAo4jXpjpUqHy8nNaDeFte6/&#10;2RP/AN+6a3hbxARn+yLj/v3ScakiveKIY44NGccmr6eGdfHXRrj/AL90yfw14iELmPRbhiFOF8vr&#10;R7Od9ibSMvVnkGmTSxhuIzhh/jWP4XvDZ2DXl1CzO0IIP8T88AV0lx4d8UTeFo7Z9AuvOeJlZFhO&#10;RSeHfAutQ6db3FzoUwmWEAI0f3OP516FGiqeptGKjsc14a0mO7juta1ZGyszbbdmO2PH9a29E/5A&#10;8MSk/Nk4HpmrOleFvE50u8jutBuY2lmkKp5XUdsVa07wlr1parEmj3ACRhVyhz0roKMnwmGFrdM+&#10;fmu3IqKxuI28RXTnOJgAjEdl+9VrSvC3jKHQ47Z9Du45pJmab5furuPc+1aY+H9y8Ecb6TcZj/iG&#10;QTnrWFatKnKyQGDqmpyag1v5enyfZ1uAyyDncV7Y9KtBfExZZzHHID8yoz48v2roLfw1qtvF5EWk&#10;TKq8KBGak/sHWf8AoGzf9+zXI8Vir6RKscTqmpCSNYLi2kik85Wk3rwOa2l1LTobJme7Xj0bNbT+&#10;HNVkG2TSpmHo0RqsPAzCcXA8Ot5i8qwhrZYyr1gKxiWuq21xKtqqSK2M/vIitVZVZfGFrJu+9Ay4&#10;PfmtjWvCXioalHq1rp00q7RF5PlEkKTyao674R8ZTaxa3Fjod38qlWkWHO0f411UqnPT5mrMRXnZ&#10;f7FkjH8eoFVHr8+atahqdlLP5EU4LfMuPcdas6t4N1+xtLRdN0W6mMNxuZTGctkH5j+NVtQ8C+Id&#10;Phtbiy8OXE043efsjJJJHXn/ADxXLh5OC23YGTrl8tjpJdeZGbEa+/Y1Y8FXTyrLbsMtGQzydixH&#10;Na8Hw11O6stmqafN50hyxRfuj0BpbDwt4gsdcuILbw7cLbmNQknl/Lx2pVasql4JbEVNYmfEGk8Y&#10;sH/5Z2y7T9TUujalNJ4jurNpMxhf3Q9CDz/OrK+FfFI8UfazoVx5ZtsbvLOM5NQaf4T8T2Fxb38n&#10;h+8LFp2kVYSSN3QVvT5oxQ4/CbUgdYCqdlrjNckmkuc/7OP1rsNU03xY9msml6LMJJP70JJUY71i&#10;XHhbxZfRrLL4dulkMahswnr3raa1KOcRQjZcVW8LHHiO2vQcCW6kj6/7P/1q6WXwB4id/l0S7U/9&#10;cG5/SqWlfD/xlBe2cj+HLxQuoM7/ALk/Ku08ms3dWEzqYBgnP941LPCkzqD7VKvh/X0CldIm+9g/&#10;uzVhtB1ssp/sybg/88zWgzlb7bDqF0204OCPYYrn75lkljLZ/wBZiuu8S6Rc2Uss17ayQ7k/d+Yp&#10;G/1/pXHyGP7XED61H2gG3kmyJ9p27QaxozJdWLXEqMuc/L1rV1SXcmxOhPPvVOWVBZNHt+6hApgd&#10;j4ISJtL8oLwOMf8AAa1fCo2WJjHRJWC8+9ZPgyUJbxqw/wBYind9BWxoTBJLi3C/dmJ/M5qgLgYf&#10;2ltH/PH+tUfE7YSMf7XWp5JEi1yNc8tbkY/GoPEbRsYVk+75gFAFWLCQbM+lUNZjdpQEfotacm35&#10;gp/irN1Nx5rKh5xUyAyZQyOpkPeqenuGEjD/AJ6GprlpD0Xv0qjptyMSI/B8zpVUwJdRkHlY96rR&#10;hSeBVi5AdCXIxUC4XJ/Gpl8VwKtlAs1lcxo5+aVs+1dHYXDSW2iSp/cZWz9MVz+lSj/SGz/y3Y4r&#10;X8KyLcS6fbKc+XFO30+bFFTWUWS9zt/PUaMsmPuqRXzb4d8Q6jcf8FdJPDNz4fuLe1g/Z8a4s76S&#10;ZDHd7tah37FBLLsJwdwGSeOAa+ilYLoEhLcDdXzdNcvZ/wDBYjwmj/Kt9+zTq8a/N1aPXdOI/JWN&#10;UUeq+CbURfto/EK4yf33w/8AC+78LvWv8a8p/wCCrGjXfhr4I6f+1F4Y0WW91/4K+JLbxhZw27BZ&#10;Lmxhymo2wbsslm83GcblRjnaBXqvg7Uo5P20vH1jn5o/h54XbHf5rzW/8K6/4jaZZ6xo82narp8N&#10;xaXI8q6t51DJJG3DIwPBBBIIPHNA1uV/Bfi3w/480vSfG/hXUVvNN1jTYrzT7qPpNBKgdG/EEH8a&#10;0vGQ8QN4Kvj4UWzOpraudP8At+7yWmx8ok2nIUnGSORnvwK+V/8Agmr4k1n4ZxeLP2GPGyyLqnwZ&#10;177F4fmmJJ1Hw1dlrjS7gE/e2RFrYkcA23Pzbq+t7kf8S9lA6ZwPzprdCe5yvhrxbafET4YWPi+0&#10;sZ7Rb6zjmezuwBNaydJIJAOA6PlGAyAymsDxRfappXhHVNS0PR21K+t9Pmks9OWRUN1KEJWLcxAG&#10;44XJIAzVP4P61K8vi3wo8Bjt4dW/tDTIywLLbXWS+T0yt7HfJj+6i+tbwVdhU/SrYH58a7q3j74d&#10;/BLQfhf8QfGd7qGoaHrXlXFwzPHEo069sLp3jHGFMek6rNGeSFRxkCuQ+OGr+KPhd4r8O3Xh7XdS&#10;s9et/BPgq88TMt0yvdzy3E9tfwyY5bal+krBs/Nd5zkkj7q+MnwA8NfHDRYbDxBeTRfZ7XULeBkU&#10;FR9rha3lbH97yXlQc4Amb2rx/wCPOh/szfDL4k6tN4m+G/iDxt488Xz29/Z6LZwyRRSQWi5jT7RO&#10;0dnBFEsIeQmQOVhVirbEFAHUaT8etP8Ag1rfhvwd8UNRkhl8Za3DbaPLeTnbBbixsbdGAOTtkvbi&#10;C3HTMlyOetezQSpPEs8R3K3zKcdQa/OXXPGniP49/tb2/wAPLzxJpDeIPE2lbdKuLWacWGnXWlX0&#10;l7Z6dEXTc0EUunW9wLlVBuPt5faEEKL+jlvuaLceGHbNTICe1b55D74rVYD+xbrjuDx24rHsgxDO&#10;O7k1sEyR6JdNEPm3LRL4QPNf2rLs2mi/D+Vh1+JvhVdx/wBrV7VMf+PV84/8EOfAWv2HxQ/aK+JP&#10;ie3lW81H4n6jBI06YZZRqF5vQE9tiW59ya9+/bv1J9H+HfgzVY/+XX4peD5FH94rr9icfQ8159q/&#10;j7xj8Pv2Uf2pv2ivhjqcNrq114q8RXWh3WmwiRhd2unW2mW7RgjB/e2gYccsSTndzz4qS27oT1TR&#10;45+1vAPin+yn8fv2uzqES3t18UoNT+G1nNHFN5+m+GohZy4ilDJIsvka1LsbKsjknK5FfUH/AATF&#10;vtfsvgFNpfibTYdMt7jVX1bwrabo98+hXah7O9kKorGS5ZJ5n8wtJvZs7Btij8f+N37IOrfBn/gn&#10;z8N/D+v6tJDL4N8NWuj+NkbNxbpb3UPl3MriP55FS4kBd0JZoZLpQQJSR8d/8E0/2r/jl8AvE2qP&#10;+0L43vrjw78Gbm38G+JtM1uQXMUWjTzEWj2htVJaVHVWV3RkkiDgTDfDHXN7sqbaYcl4n7aS3ltB&#10;GJ5plVP7zPgH2zXN+E/7D8I22oaYuoRSQz6vc3dtHEpbas0hlZcDp87SfnVzQ9K8N61YW+uaJrEe&#10;oabcRiawa3mEkMiMMhlI4YehBI9M1H4U1Ky1LVdctLO5gkWy1RYkSPGYl8mIkEcEHfvIz1DZHBBr&#10;llUS0I5BuqT+FdTAUaJ9qmY/cWEqw988V8V/tReE9V8H/tGWr2fh+18IweJL6W203UrjUfMmnt1t&#10;o5tb1qQ7mMcdpp8a2tsuRie4fI2shP3iqRSuWVlbbJtYqejDt9a8j/bP+EFz8avhtaeA7S8uFjk1&#10;COe80+zZI31eCEiX+zWlYqIobh44o5TnDRl1ON2RdCtL2qRUY8pxH7Cf7TMGq/CzQfDni3w/4gtd&#10;S8S/E7xNp2l2OpQxK2mxJNeajDC+CPkitDFFuG5vMwDyThv/AAUz/bx8O/sdfs6axYeG9atZviZ4&#10;n02e3+H2guju9zdPcWtp5uFB/wBU17FJsYguFIAOGx8NfEDQdX+AfhvxtH8bPHvjmz8S+D9HFvpe&#10;m/D/AFRFurnxtrVmmp6rfCVlJFoJ1soTIMLGJJmBVQcebfsreG5/2n/+Cpnwf8CfEO81Xxlqnh6f&#10;/hLtf8WeKNUupNWsvsUJZtEubaRzDALfVEJzGoWUbXXiQ59jlNdNz9RPgt4N1Cy+H3w+/Z50eykv&#10;PDfw50XTV8ReKr2YldQ1SyRNlvBwTMyXEfnSzZCIyIi7mLeV6l4emV7S6yx+aQjdnP8AGf8AGuo1&#10;gAQbU4UKcKOlct4egij06Z8nm4Xr3+as/tEHcwRK0KdelF5EAzBR/wAs+9SWxDRr/u1DqDgMXfst&#10;bAYXijwxp+uYE8cayM0Jabb82yOVZNmfQlf1PtXh37btzr/xHm8Ifsm+ENPkn/4WRryr4sulztsP&#10;DlkUuL92x/z2YW9kB3+2k8YBH0LcIAymRf4aw5NH0Uan/wAJNLp8P2yOFreO98oeYsBYOYw2M7dy&#10;htvTIB6gVjJ8oHnH7Y3xEv8AwJ8Gm8MeEL8x+KPGd9F4d8Hww8yNfXPy+co9IIRLdMe0dux7CtC7&#10;0T4NfBX4f+DfBFpo0H2fwLDajw1p0EgMunwJB9gNwAWBKJbXMm8nJKFyAzV5fbeB/jD8ePj7ov7S&#10;njNH8P8AgvRJLmPwrpl3CYbqHT05kvZRJh4p71xHwRmKzgdGCvcyBPCf2gf2grTVP24/EXgqPxza&#10;22jXdjBpa6hYutwIY10TVZp7gKGw5Wa601CmQS1qc0U4gfWfw+8Z3XxW+L/ifxHBpV9ZaX4Qi/4R&#10;22j1C0MMsl+0nm3rgHO+HYtj5cg4Y+bjggn0G6YjTOPXJrkfgJ4c8UaF8KLO/wDHR/4n+tO+q64n&#10;y/ubi4bzPIyuAREpSEEAZEQPeuuuuNNrYDBvLlbdPtDusax7nZ26KAOv4VyvgW80n40fCPwr4sj1&#10;KTdNY2eoW91ayYkjuEUb15zzuDxsOvLDg1mfH7xvYeHfDo8G+cyal4psdRsdJ2H5llWxnl3/AEGw&#10;DPAy6jOSBWV4Q8baP4L1bxl8Kvhz4SaGPwp4whtlhWRn82TUIY9TkYdNgaS7aNcnAY54UEVdwPWL&#10;e/i1DTIb2BlZJo1dT6gjNVmOCxI/KuW+GniFX/4SDwnJdC4/sfXJDa3C4xLbXKJdxFfRV89oR6iC&#10;uk+0Bo9oFHMgNDRyVhOT2q1tO1Tmq+mqRDkjtzVl/u4PpRcmxJor51BlycqpNW9alaLRLllH/Lsf&#10;8/rVLw/k30x/2TVnxBOsGgXG4feh2/mayn8LKRs+D1KeHbVSf+WQrTqh4ZhNvoVrC3VYVz+VXmbF&#10;eDUV5GZ0Pw8OdTmH/TD+orsK474dHOqTH/p3/wDZhXY162D/AN3RUdgooorqKCiiigAooooAKKKK&#10;ACiiigAooooAKKKKADA9KRRtpaKAD8KKKKVgCg8jkUUUWAbgejUqgY6UtFFgDA6YowPSiimA1gM9&#10;DQAM9DTqKVgCk4z92lopgJtGd1LRRSsAUUUUWAKacHjb+lOooAaFYHgU7OOMUUUWAMD0ppTJyKdR&#10;TAMD0ooooAKKKKACjA64oooAKKKKACiiigAooooAMDriiiigAooooAKKKKACggHqKKKADAznFGB6&#10;UUUAFGB6UUUAH4UYHpRRQAY7YpABuzilooAMD0oxjoKKKAEKgnNAUA5paKACjA9KKKADaP7tGB6U&#10;UUAJtX+6KXaP7tFFABgelFFFABRRRSsAUUUUAGB6UUUUwDaP7tGB6UUUAGB6UEA9RRRQAm1fSlwP&#10;SiigA2r/AHaPwoooAMD0owM5xRRQAUUUUAcP8YjGlpBPIyqqRyFm9Pu15bO0IkhlV1w2SDj2r0T4&#10;5QXN9c6XYKf3LLNJMPXG3FeZa7OC8dtar8sRAP8AvdhWbtqwH7VlD3Lj5FO1KotGkkE21uik89q2&#10;JbZI9Ojth0253e9ZMK20jXEUkxXb8pz0Oam2oHV+FSws7HnA5B/75rd0tJFv7v5vl8zIFc34RuhN&#10;Y2hWNtq3DJuPf5TzXUWRAvpgD94ZqgIrsMPEduwXrC3X6im64AZYm2ZxJnHarM0ZbVIHCj5Y2/mK&#10;j1ZQImfIyrUAVZGVtzDu1Y+oCRZ2Yg/7PNac0nlws5HSsDXLyc28nlPuZhtX2zxUyAyxf3D3jrcr&#10;+7dsRsq9Dz3qghUBtsn8XbvW/r0MVrb2tiibQqllx64rmbYyJlcfx85qaUueNyYvmjcnEk8jYO4r&#10;ip2Uqu0j+HNVxMY2VWHU4q1JzHn/AGa00kijP0Rh5UjvnLTNu+U+tbHgXZDqkSK+dyzqvB4+bNZG&#10;j4MTKh6TN/Or3h2d7fXIlMHEdxIC3b5gKzl8SJZ3bFR4cmDNtG1s187/ABD02XS/+Crnwa14ptXU&#10;Pgz4vsmb18m90aTb/wCRa+ilG7QZAR1ryP4y6GB+198GfGPlnzLTRfFFhuUdporCQj8fs2fwrTYs&#10;g8M6s0X/AAUI+IFnDx5vwr8Mv/3xf6wP/Z69S8SSSzWbKPmOcgD2NeS+DLaS8/b2+IOqFQPL+GXh&#10;iL5h/evdaYn/AMdr5p+Of/BQL9o74KfErxNZ+JtBtPsKSX89poWpWpYx2tppE127RyIykgy2k0e4&#10;7huxjpzN7gjqf2ufiFrHww/4KMeCPH/w5066mvvCvwf1LWPH1jb2Jll17w9/aVrC0EIU5ea2aSW7&#10;VcZOxkX/AFpA+1vC/i3w3428Iaf4z8Iazb6lpeqWkd1p2oWcgeK4hddyuhHUEEEf5Ffmr/wUt+OP&#10;gTw/pHwp/b2sLfVLPUPDeqJp+oabNaTZ1KzTUhcT2glgSRVlhuNH3MrYXynkYFtmK9M/4Jd/te+F&#10;fF/jqf4U+H9Ws7bwj8QLHUPEvw40P+0o530O7troRatpKOp/eQ+bIt5ANoKxTSqBiKtI7Dkup7x8&#10;H/FscXjLxL4Bh0V21PQ/FV/putXUm793auW1OxIA/hePUMK5wu5ZlyWGK7yUBZGVSa4744aPefCn&#10;4jx/tNeG7bzLP+yI9K8fWK5WSXTUlaSC9jwPmktWlnLKcboZZSCWRFfrIXs/IhOnTia3aFTDL5m7&#10;euODnvkYOe9PqSytaKfs7fLyJW7/AOfevx//AGrfHXjuw+NnjrxF4y8RzXviDw7o2lw3utLmOGLU&#10;LfxXqSWzwrkhRLYxywNH93bcMnTAr9Ufjz8VYfg98MNQ8UL5D300v2bSILltsb3Lg4Zz2ijUNNI3&#10;8EUMjfw1+Y3xV8FHx9DZ+CLyDVI4bnTtR8ceKtY1W1QXd862lxqukw3Cup2STSaRJe3EQAMa6n5Y&#10;2E5pgj0//gn9YavrP7afhTUbLw613o9v+zv4d1TUtSNuGS2v7/StMijy2DtZk02THQ/fx1Nfoa8v&#10;kxswH8NfNP7Mmn+BPgV8YPGWhRtFp/h9fhx4IXQL+4YlZrO106/QqJOjJFFAXJ7b2Yk7hXrVn+0f&#10;8FNa0uw1WP4i6XbreW63LQ3V4kckEZtGuyJQT8hECPIc9BG3oamTK3PQrXakIQnnFaczM2i3Wx8Y&#10;ZQf0r588eftdWeh6DH4s0bT/ACtP0fx9daF4jjvlG5oo7C4uY5ImDbQsuLZ0Yg5SUcVxo/4KNRfE&#10;r9lG2+LXwt0qGHxJDf30GraJqEMhgWawjSG7UEMrywJeXdnHuBXdv7HkUxWOy/4KNePtL1L4O+C4&#10;fDN/b6hHcfGTwnYXU9ncBzaumvwRNnachlnjMTDjBDDqprwH4y/tE6Z8Kf2P/FH7O8ktqt1e+NtW&#10;n1Yyy7ZIrca5pkoQL3Lw37vyPuQSHtVLWpYZPEH/AAj2Plu/2nPDse3cMFP+Fk6vKw6ddob274Nc&#10;V+2V4b+HPgL/AIK9+IvhB8bb2HRvh38U/CDXurarJ5SxWVk+nW8UxZ2GYlEulO4YElSzYwpfdw4m&#10;KlUS8h21sfo5+2n4h8N2HwO1nS/EFs17HNp8z3mm2kaS3ctmI3E7wxN/rmSMs5jH3lVgcgsD+P8A&#10;4c07W/gjZ+IPj14O8caPr174NY2XiKz0fdNP4g8EsiJHdROXjae4s0e2nibKs1pMyNKyrLDH9vah&#10;p37e/wC0x4m0DxVpXirw9rfhnQNuha1Z+FdRjtdX0nWbaMeZqcj3DhWVpgsyxK5EkEluxUMFkHw9&#10;+1/9q/ZW06Hxx8L47W80zw/eR2et6WmgpnwzqEqyq6mHJxpl2JrhRGpCRzSXcBzHeO0nPRjy6MI9&#10;j9N/+CSXxa+Ffi39na4+EHwr1CGbT/h/frptisOpPeK2nyJvt5VnbG9X/egYjhXC/LCkZQt618L9&#10;W1jSvjt408D3sNxHZzeVqenxSW48seYMSujR3MqqHf5tsiW8hIJAl5kH5m/8EJv2yPh837Vf/DPf&#10;g7w8NP0nxR4IYWKtNNLJbXlncTzw2MzOoBMdpJOqPkl4reJm2yMyj9QPDvh5J/2h/EXii8trpprP&#10;Q7S2tJ76ws2QQysWItZ41FxGu6FvNhlYqzeW6Afxc9WDhWaJl7rKvwQ8deGYPE/iD4Z6v4kt28UN&#10;4n1i+k01pP3wtPtZ8l8f3fJeADpnnHQ11/jVzFqWjz7iFW9O4rj0rzr4mN+zN8L/AIy3P7QnxC0v&#10;T9K8SaPoVrCviGRvKa9juZLiCK1XkLJIXjKKp+YmSNc8CvE/+Cjn7V7a7+zA1p8GdU1G2ute8L2O&#10;u/arfS5Z5ptIvElCi2EO7znLKqTeWd0MUpfchaNxVOP7xNC7WPBf+CvngDSvFmm6T+1Z+y58RrbW&#10;LrxN8Ro/CWoW8U22C8lnSLT2Fu+0efhhJDIoMkLqzI6lVmVj/gix8MvAHw2+MvxO/bC+JPxMuNcm&#10;1rU/+EI+HOqNYNLc6xb2TqupXkEMKPLLDJdLGFlYMwRGMrs7sa8V8R/Hr9sD9uC8+D3wr+CngrR/&#10;CvhW+uNS8PeFbDR7y0EXhu4t7SGDUb1YYxultbe0nma2mIR0klhU/Om64/XT9mP9l/4I/sx/DzS/&#10;CXwe8MR28Fpo9rZQ6hJI080tvGGZE81iSI9zvIEUhd0jsAWZjXtcxb0Om1jxV4bbUZfD0fiCybUo&#10;490lgLpfOUEZBMedwBHtzWR4aeOWyWOVF3NeKB1/vZrn/wBobwpdaM8Pxj0q5kll8PJPc/2bHbeZ&#10;LdzOiRIkR7O0fnQqgADNchjzGtZf7OnxG1TxxpEdnraq1xDeP5VxHHtW4jikltmlGf4XmgmdG4DR&#10;spHfEkntsfyxDPQd6q6qziYDbwVH8xVklI4gzyY7DPc9PT/9f4181ftKfHD9oXV9K0/wd8Hfh1f6&#10;LqeueLFi0/xFeQsINO0uK4hgF3dAhRvnuX2x2ysXe3JkYph1W5bCXxH0JfX9l5n2RrqPzfLBEbON&#10;2G3Y499rf98n0NeL67+03po+MHh74ZeDrqxurXUtTsVvtU3blihm0zVNRDKR8p3RafHtOcYlJ5xg&#10;+V/EvVdf8MeFfGXgqL4h3+h61J4duhpOrXl2txJZTSvPZRPuyf3kVppl1M7jPzNdyqrHC187ftBf&#10;GHwx8PNf8V+GvCmm6ppN/pvhHS9AvNN0mZ2kOsyaROzEYOxo7HR728G0/KJIoAcMY6zaGfQfxX/b&#10;80X40/BnxFq/wa1S6srHUfhhp+paObmIRXL3Gs3ws7BwAS0bBkkGMnBIPO0Gvjf/AIJ1fs23Hi//&#10;AIKGfFvS9TvppPB/hXxZFpmi3FxcROLrTrZ2khiAOX3XO2ybzeBPCl0AWDMUiv8Awz4t/Z6sfFPx&#10;F+Kksej2nhXTbK+k8L2LqPtl9bmSHRdPtvMI8yCPUV1S+7jyLO0kbCOa+6f2INJ8HeDPBWj2XiXT&#10;NN0TxdeWlrea5ocNwJZbC/ms0SDTMn5i1jp0MEJboRIznb5hzb+ErY+iWVlsmJHHHSuc+JPxE8G+&#10;APD1t/wl3jCz0d9Tuls9NmvW2rJcPwijPBOT0OAfWud+Lv7VHwa+GHhHVtX1Lx5pb3em292Wsfta&#10;bt8ENzIwbn5V/wBFnXPdoyoy3FfF/wC1n+0LrH7R/g/xRomo6NcQ6TbhovDcsccj2d7f2i+IEt2i&#10;Y/KzyX1pbJtXO4+QP4ly47EkviH46fEzxx+1r8N7ezu55gvxQXRNTsmO46ZLGjzy+X1BguLdtSUP&#10;wJIbO3YdsfTMnhGDTv2o/iBdaF4qt7O68TeBtHnmtpNpeCa3mvoPtKD1MLIm7BCmJM5GFPxD/wAE&#10;rfBHxk+MX7YUvx88deG5rXw/4B0ldI1WW8vGhZtWitHtrTfE3Ez29gSrycFXvnHOCF9v/Z3+MWhf&#10;tDftRaD8dIL5pbPxpaeOrXTbSNHZU0jTbzT7C3JyMHzWtrq4wMjdcsBnbiqQHpvws+I0knj/AEO+&#10;Yw3Vj4u8N/2bcanZwtFbR6zpjHfCisSf3kctwOp2nTpFye3tEDKzIma+Pfhb48v7698aeCbGW2h1&#10;jwVcab4m0Hwern7XawwZ8+w+Zseb9gns0lPGLu/lJbGQPrjQru31dItUsLhZLee3SW3kXoysMhh9&#10;Rj8MVHM+YLaHTWWfJzt61MzBDzUdtxCoxRNJtiJArS1yb9Cbwqu6aabHVyP0pnjKU/2KqD+JgOnX&#10;mpPC2Rbycc+Yxqt42LHS7WNX27pemOtZVPgZR2OnSbrCF8dUHT6VOXOOTVeyDLaRqeyipcE/erwn&#10;uZnS/DVy2rTn/p3/APZhXaVxPw0IGrTgD/l3/wDZhXbV6+E/goqIUUUV0lBRRRQAUUUUAFFFFABR&#10;RRQAUUUUAFFFFABRRRQAUUUUAFFFFABRRRQAUUUUAFFFFABRRRQAUUUUAFFFFABRRRQAUUUUAFFF&#10;FABRRRQAUUUUAFFFFABRRRQAUUUUAFFFFABRRRQAUUUUAFFFFABRRRQAUUUUAFFFFABRRRQAUUUU&#10;AFFFFABRRRQAUUUUAFFFFABRRRQAUUUUAFFFFABRRRQAUUUUAFFFFABRRRQAUUUUAFFFFABRRRQA&#10;UUUUAcD8arxba3tYYE33U6SR26+nK5P0rzGDTBccrJujtWJ3f89ZP4m/OvRvj3fw6ZY2s+z9/Isk&#10;cJAywB25/lXnqatZWlgtlGfmaPKLt+9/k1zxlKVR32QD9WuFhsfLU/Nt6AdM1mTaZJpUDRztvuHX&#10;zXUD/VJ6fU11Wn6fb6DoMmq6wVaZo90m79FFYdsl/qMkiLH/AKRcN5k0jLxGvYfUCudVPaTb+yid&#10;S9pWo+ZbQ6LYRhZmIZpO0S45P15rqtPXbcshHSMDce/vXK6LaxW32i4tnIjEyQKzHlzu+Zq6yFtt&#10;1x6Y69a6oy5o3KRPID9rQheiEVU1hslFK/8ALX168VekI3ferN1h0F3CHUnMjc49qoCreAG0Kk9c&#10;fNXOzQPd65HZR8qhEknso6D866DUblLTT5bmRN3lru21n6LaxwW321/mkuPnc46DsK58TLlgTOTU&#10;dDP8RTiXVlhfgRx7tv1rn4Zo5S5U/wAZrS1ZsalNcbt3mcZ7jHasa1+Xdx/FWlFfu0giuWKQ90V2&#10;VyTw1WfOUKfpVXzcKBj+KpZHVUPH8NUyhuhmMxM2PvTMenTmrkDoI7qWN2EkeoIV2/Tp+NZ+iTA2&#10;iPs/5aNn86sJcIi6kccrPG1TUdkvUlnoAffoUmD12nr714P+358Z1/Zy07w78eZNDGqDwlZ+JNVO&#10;mG8+z/bPs2hXlx5HmbH2FzCFB2tyRwele5W1xv0CPgfOi/hXxZ/wWl8O2nxh134B/sxXHiqXR7Xx&#10;x8RLqXxNdRybP+Kfs7CSTUhuyApMbqoJ4+Y54zWi/wAyz2z4R+OrPxj+1H4u8S2EXktqHwu8H3Xk&#10;FwWhWabWJFU474b29q3Pir+y18I/i54gu/HHxF8HW+r3kmj/ANmt9qdtqW/77cgGRw4mkDZ6hsdD&#10;XzJ/wSuvbrUvij8VP2kPiRqC203xSsfDOsabZ3Mm1bDT57jVbfR7FFb7pFjHZsF4O6bB55P1z+01&#10;8Vovg1+zd4++K9ui+d4Y8G6lqsCsu4PJb2skqjHfJUDHfNQ9w6nj3hL9m/SPjR8Tda+JfxK8O6fD&#10;4I0fT9U8P/D3wpbRFUIvWkXVtWlXAAmuHaWKNlziHc5OZiB8YftAf8E39W/4JbePvA/7XX7P1hoN&#10;98O/APxE0/VNT1rUrzydf0zT71otOvbO4n2ML+0PmpIjna0AMo2upLV+m3w7bxDN8PNHfxZIr6o2&#10;k241JkjAU3GweYQB0BfPA4H5Vf8AiF8JPA3xv+FerfCX4reHYdW8O+ILFrTVtPuMhZomxxxyDnBG&#10;DwRVRbuF2bGq+RMjfdkSSA+hDKR6+n49PavDf2PtRW+/Z70ONNGuNLjs5r20g0S9jKT6RBFdzRw2&#10;Eino9vCsUJwSv7v5SRgnl/2cv2ifEXhb/gmH4V+NGp6a3iDXPDvgdbBrGS78ttTv7RzZLGZCDh5Z&#10;o1XcQTufpzXq3wy8P674Z8GW9r4wubeTW7lmu9aazz5P2uVjJKsW7ny1Zii5+YqoLcmtRHi/7X/x&#10;O+Ffgvxlo8HxktBeeHdN8NatrN/YbsGaZLvTbW2ixuUN5sl0YgrHa4dlb5SwrjfiN4y8E/FLwJqX&#10;j2w+H8WlzXGg6hrXlzRt51wurQHRtIM4cfLLdxAt5fWNIo1YAsN3i/8AwUnTTfiZ/wAFBNB+FPiD&#10;Wp4/D2j+DdF1rxNZ2qb5b20XVL6T7FGv8U09zBp8KL94vKjD7lemftTeIfEvhfQPh38ArtbeT4l/&#10;FLxtF4gvNF0uYMtm1iqTW4ycf6LZzRWBaQgB4rKdgMttAByPxZ8YaTrviL4ieMtNuRDpukWq2Ol3&#10;mNqXMNq0qGFfVS3h69jUD7w1LIzvBPiPwf0K7074kW+m6/Zta6b4k8N6ebWaaPZAJ7/w74svnt1Y&#10;jaSkd5AuzPyr5Y4G0VqftWfEPwvd+FtB+D3wfgnbR7/Xo3sLyNcFdN06FLe0vCTy8BbTb66bkmSO&#10;eLGTdIG67xr8NvjVN8I7rwNr/hqTRrjw34Q8QeK9W17WZY7XT9KutS0+fTtJ0+GeQqkjWljI/nYP&#10;ytbLz86g5miPK/j5+1NrLeGrX4Vx3GmyS6t4D8I+LfHEltlvsN/LZ6PpywhyeMpOGOc/LjJ5rtP2&#10;CNP07xt+yp4m8RTDct549g0LSJNvEbav4yU3ueP+eFjZMR6JnpivkDw18YPgv43+DHxG8H2eta94&#10;y8WeL5NH0/wzo/hPwdcT3ttp9lqX2h3lcgKSbcQRKilstbKSQpU17B8KrH9rzxP8EdQ+AOiX/gv4&#10;AfDu91lfFc3ibxZfedrL2N5O1hbTRLD8iLEpjjZh5flS7ZHeIyIw0A9T1r9oTwL/AMNUfBn4ZQ65&#10;ZpceIfjVaeKtYlW6Xbb2SazrurxeYOxePUbKRD/EvTJ6dJ/wcLfCvRviV+0d8FdI8PapLZ+LPiBo&#10;d54W8OyTSNDDHc3F/ZwpJdcbvKEF5eKRjILAeoPDfBf9kr4O/s3ftv8Awq8D/s/aP4kuvG/hG1mv&#10;fHXizxxYyeZJf3s0WlaY8eT5T2yiaa5jELOrxxMC5MZCxf8ABz/e/Fvw9+0H8KvH3h2C8sNGsNDm&#10;s7XXljYQQX0lyZFBkxhZAsKuMHP7rP8ADXHU/wB4RP20U/2F/wDgpz8TvgR+0Xd+Pvir4Y1qTw74&#10;wV77x5D/AGWQslpLe3TW2t2MSRoWtY43iDFRNtTfucqyCH50/b3+Mr6/rmpfFz4W6Z4iax8bahqO&#10;j+H7q20+4gtL5HmVprUSqstvqlv84by1l3RzmNkLrGZJ/X9B+FGvWn7QXj/9n/QfDWq683wnYado&#10;N94d1kW/iHStL0m8juor/SiwK3E/2LUbtGtc4nTawDGMqfTv+CYXx0/ZT039rp/Cv7TV5G9vqedc&#10;+Cuq+IPCDaZouoXspYXmpxWrhoNPu2EKRP5ZEG+CQpsdsGfdj7yWpW2p3Glfs1T/APBKT9kj9mL4&#10;h32i29j4ki+JlnD8Sr6baGgfVjHJP5r9MRx2kdtnOAOh+bn9O7Lwfoel/EnUfHtvez/2pq+h2dhc&#10;QNIPLaG0luXjkAx97deOGOeQE/u18pf8FwdD8KfFD9iXT/gjqF/tvviB8SPDej+H2jwWaZr6KWRx&#10;6BbWO4bcPTHevfPgTqHjbxt4C+GPxF8SKyzXnw7gn1tnba32ye3tJCCp5+8JfoRiuOo+dc73MZe9&#10;E8V/4KWfDnxp8SvE3g/RLi12eEW0++jk1CHVoLFYtVme3toIZ57hvKjEsU0iwybHZJk+VHcoh+Uv&#10;+ClfhGT9jL9kTwT8IL7xG2j+J9S1Gd7hvBdnNqNnYiScPbrHbXUiuXNwAVltWtzHJGrJCiqiL+g+&#10;n/DTSv2g/iL4f/aA8V+K5tT8MaLm68C+FZLFI7RboNJGNXkfexumeMh7fIVYlcOAZCHXzj/gqtp3&#10;wq0D9nW5+J/jDwQ3iLxJb3sOneBdFZRK99rF60dvaQKjdhP5NwduCht945BzVOp7yQRlqjw7/gm/&#10;qdkdd1v4keNtHa88fW/grUNB0u4vtSR9w0iaJdSv5ZGbCy3+pzTfMzN8mn43sInavUfhx+1n8Uv2&#10;f7zwD+zh4wS11bXJdSj0++EbFo49Ptm0+2mlV84BihkmdmB2tLY3nURsa5b4AeHPgDp/7OGh+E/h&#10;78OPEOtHw3a2lp4um8F6hFJqkkts254dRsLkwXcBacySSW6wnm4nALpM5fX+LHxN/ZD+Jfhmx+HU&#10;Meq+FfEE2nzaHJefEbwvqfhy6trG7YNey/atQhhW7d1+0HYju80tyVDxrLKzeojbc734vf8ABQPw&#10;BrPhq+j8Ba79jk0fXvDy6neXGxojBPC2p3sPcAxadbXBc8lG44K8+f8AwH/al8eeN9Mn8JeD7yNb&#10;i08KWOki+EQ/0XX7wWsNsE7FIpZ7zzQAdrWLg42kVxOmfsvJ8Xfi9/bV18MZ7Hw/qVxrsuqaZYW/&#10;laO8V9BBHeB5I+DJ9mazs1ZGBlll1aaMlQCvefE/4C+JLf4iWPwz+Bvw51LQ9An0pYf7Y0qN9sOq&#10;ag00Ml+HAOz7FYDUpRnCtdahCTukYELqLQ5/9rb9t3xB8R/2efjXpHhzxbHa6X4b+Ht6LjVrP9zL&#10;b6lqV8yaMqSgghks5Yp2IIKt5bZGSB0Olftoi8/Zh8I/Ev4yeMtsq6xa3esXUhGUjXV767ZSowCU&#10;sdJkYDGQqjruBPzB8TP2Kf2ivib4z0b9l/U9It/Cvw5+JHxI0e68QQjTbgXslstte6gunSbtodYI&#10;GkEzhgqPFbxgqcImpP8A8EuP2qv2gPgvofgqy8Stoul61L/ax1jUrcCS1N1Fb6VGJLR2VjJBpNnc&#10;PJGSubjVCAW2ua1D3R1h+0FJqCx+O/iNYzX+peMNSm1aTSUmDLo2nx+Yly8rfwxpb6b4hyxzxqin&#10;kOoOj+z/AH+t/HD4zeH9U1Dw9PbtrFxJqvxG1W/uM2+iQyvD4g1W3Q7VAES/2DprSMN7edMjnEKh&#10;fefhB/wTd+Cvwc8beLfiZ8Qro/8ACE3HgtfCtlpPiq8OXs0jtY7m/upHKiIzCzijCDA8tGcndcSL&#10;UPws/wCCi37Mdt4tv/gN+xN8HNY+I2g+H7y/v/H3jrS5Fj0bTfOmee5k+2TA/bppJmIWOLIcNw2x&#10;CRnsL5Hzj8f/ANnjxt/wVL8ceJvFPwh8JXVhcXjeffeKNcaSCTTtMvLST+z7W3hlOIZZbG1haVVX&#10;cBroMn+rBH0J/wAE1PDb/HbwBZ/tcXOr6hoPjC+uNQ0j4naGIfLktdbtrhFmtwkocxJ532qVhkMf&#10;PhX7sEWz1T4J/t2eAPHv7PvhP4zeMNItdBuPEHhK31jVLW2kAjS4+z2hmjj3YZ9n2gYzzsiOcYNd&#10;9+zv8HPCPwo+G15qXhjSZrO68deIrvxd4kWefzC2pagVmnwcD5VO1FHZUGSSSSP4bAcz4c/ZB+DG&#10;j+GrWb4heEtN8UapZ6tLq02pahpMe17x5PNDRwDcqLGwAij+YxhVAJOWPN6l4r+DHxB+EniDwj4O&#10;0qSDw34Bs9B8V6fNYyCKO4WORNYtFQOuY4y1tHvVudkjD5eteqfED4k+DtCaTwVL4rht9auPscUd&#10;lDMhuoVvJmghn8snO3ckuDjH7pvQivnP9pHwH8O/hN+yNrfwi/Z00ea8uviDNp+i6pcLcSXE0mny&#10;W1vDLIGYk8acPKhRcL5ksIGC5NXH4STwT9p39q/x3pXwjj+AX7Kyw3nij4uXFxaafc6PpLLJdSzz&#10;f8TnWYtpEdrbLJI8MTnJmmeSQOwj8xvW/wDgn98C9Ms9G8B+P/C80djovg3wve6bpNhGuZJY7tbV&#10;FkkP8ErLZi5eMgMkl+6MAY68K/ZM1HxDrev+Kv23vHF5ommy63qN94d8J6fplwrJ4Y0PTHktU8ju&#10;qw28d7MeFWeaS0wBkAe5/sUfHeaw1y2XVfD66fofxT1XULy3iXhdM16O4uFMTfKAY760gW6iYdXS&#10;bdlpVJbDU87/AOCl0qfsu+JoPi18KPh1HB53lX+p3c1qqac9zHc3N6tuEj2SXMs1yWv7pg3yw6WN&#10;xUyKT9CfsbfGPw9q3wY1dvEGtW9jaeBvEF7o015qEiwpFYxlZrJ3LkBP9BntM5P3s+wrq/2kP2c/&#10;ht+1J8P7r4cfEnS3ktpRiO6t2CXEKsQJUjkwWjEse+JyuCY5HXPOa/OL4hfB743+E/HVr8AviH4c&#10;1/U/DWueJvA9t8Z/7KuvtiX0MM0dn9tdcec9ldwww5kUB4pbSWJwfMVjHUrofrV4Y8SeHfFvh+y8&#10;T+Ftcs9S02/tlnsdQ0+6WaG4iYZV0kQlXUjoQSCKmu5MqArADdXgX7BPxN0DU/DPjT4MJcw29z8P&#10;PiZr+g21jI4Vvsa3b3Ft5af88khnSJcDAEOB0r3WV1baMc81sZ7SNjw2oW03/wB7cao+NHIj09dp&#10;+9ngfSrugPtsl+X7qselVPFryG4sreNNwHf8qwqfw2UdhbP+5j4/gH8qfvOMVFEW2jNOBJOQteE5&#10;amZ03wyOdXuP+vf/ANmFdxXC/DAn+3Z1I/5dSf8Ax4V3VexhP4CKiFFFFdJQUUUUAFFFFABRRRQA&#10;UUUUAFFFFABRRRQAUUUUAFFFFABRRRQAUUUUAFFFFABRRRQAUUUUAFFFFABRRRQAUUUUAFFFFABR&#10;RRQAUUUUAFFFFABRRRQAUUUUAFFFFABRRRQAUUUUAFFFFABRRRQAUUUUAFFFFABRRRQAUUUUAFFF&#10;FABRRRQAUUUUAFFFFABRRRQAUUUUAFFFFABRRRQAUUUUAFFFFABRRRQAUUUUAFFFFABRRRQAUUUU&#10;AFFFFAHE/FTR4NRvbGe5Xd5cMyoMdN23mvLdI8MTWGuwWmpoWCzMY2I6qvSvWvibKVms0U/eWT+Y&#10;rlwwkbcy/drycRUlGtJIls57xpJc6nqVnoduOrGQjHXHr7DrWjaadFp8H2eDk9WZurH1NTPpkH9r&#10;f2x5jeZ5Plhe1OnDCJynXbXK5S5VFEmDo1vdJmzm2sq6rkbRkDvXXRlVbJx15NcbpOr6hYabJHba&#10;eyyK7M8knQnucV2FnN5tosrcblB/SvainGKTNLNFiVguGPdsCs3XDseO4A+7IR9KualJ5dukuPuy&#10;An86ra6qPpszZ+62RVAZHiSRf7EuFbPzqF/OllUWVgkYbG2PaPbioNUmeaW1t4l8xjMrNGO6gdTT&#10;fF+qR2UMcSLukk4jj9TXn4x801FES1Zy/ms1zcMH3L52Fk/vVShmCO4Yfx5+lW9hsbdYmbcdx6dP&#10;wrPlwLrAX73NddP3VYsknkVnjKjqegqR2yjd+OlV5ZB5saK3rUjPmJmXj5TTk/eAbomRYJ8v8Td/&#10;eppIn87V0I4URP07VX8PyBrSMOfvMf51rWUYk1vULMru8+xBjX1xmir/AA7kyOnsJlfw5bOD97y+&#10;lfmd/wAF2PFOvfEv49aT4K+FczNd/CX4IeNtf8aXkLHbp9rqlrBZwxO4+5I6xuVUncQ+4dDX6RaD&#10;dF/ClrujP7u4VWA7YbFfnD8ZfFfw58NfCH4kfCTxzqlxDqnxQ+MHjfW/jB4iHzXKeEtA1JoxbRsT&#10;lWlhOn2UEY4H2mQjkbTUdTSPc+gv2K9L8AfGLx98SrbwZr1vcaFpdx8P59BurBlkia3stGs50iUq&#10;eP33nKe6sGBGRge0ftf6LpfiD4SHwFrXz2nirxBpeiXUHee3nvIhOg9cwCUfTJ7V4z/wTP8Agt8Q&#10;PgX4z8VxeLvC8mm2/ijwb4X1hm8krCNSnjvZb23Q4x+6d1XHZSmetezfFzwf4m+I37QHgeKQSQ+G&#10;PBMN34k1CTaf9J1R4ns7GEeqpFNfTMM8MsB7jBP4gfxHceGpJh50THcscjD9c11EDgWKjFc1ZbbW&#10;7uFjP+tjWX8Twf1FYf7Snxeb4J/s4eKPifaWaXV9pukONJsWm2fbL+UiG1tw2DgyTyRIOCct0NOB&#10;LPhf9lG88Q/Fv9lf9mL4P6RIwsfF3xM1rxV4kC9H0fTL++1BFYf3WvDp656ZI9Tj7h1m40XTp9W1&#10;vxBfi0tNN0uS5uLppNqwxx5ZnY/3QMn/ADx4v8Bf2cJ/2eP2nfhl8JNA0W4bwt4G/Z7utI0/VGUs&#10;jXr6lZm53NjG9xFG/bq2OAcaH7azv4l8L2H7Pdo0puPiz4js/CsrW7FXSwffc6i4I5XFhbXYDDBD&#10;MvIorS5aegpHmP7GPhST4w3XiL/gob4r+Hf9ueIPHeoRTfDuwujHHLpfh6CNksMmTiOaYSTTuwzg&#10;XIAx8xbmfir+w949+IHxD8YfFvSh8SNO8beMtNXSrzXrybRro2Ok5G/TrQC7j+zRScq8kZWUrjDh&#10;tzP9pSeGdK8JzWun6BpcNlYx2qW9vZ2sYSKGONQqIqjAVQoAAAAA7DpU0hXzWYU6VT2kLijLmPz3&#10;sv8Agkz8Y/EnxAl8cXvxuuvB8k/2QvqaRWWo3wjtlKQwQW4tI7XT0jXy9nlvNtaCF+XiR18h/aA/&#10;ZB/Z1+DPxcXwL+0JrvxW+It4s41uGXxh4xurq11+1DrDBaINwU3El/Pa20iHOI5PMG0MNn6tXkqJ&#10;umY/cjPf2r5Z/wCCmP7PGt/HH9l3UPE/gfTUn8WeDml1zQwXCSzRLEy3VtG+xykktuXWNsfLKInB&#10;BQEEtzSMpHg/7E/xi8S/CGexttD8MWFl4Xk8ZLbjS9C0O0im1K4vkDW9ragKiwWcdss2qOzHdHbS&#10;WseTtkzf/bC8P+BfhL4MuP2qfAWiNefB3xTBNrEOp2ehG6bw3ql1GY3JspSnn6RqisI7i3BVfNMU&#10;ylThl8E8P+NvhzF4NsPBPhvxNe6lqmpQy+HtPh0Vt9xP9peGXxHewc/LLdXksWj2rnAjiiYghEfb&#10;9F/EvUb74o/Dv9lf9nLxLdXWpeHvHXxFutX8RTXFr5VvdW2lLLdw6fCmBmwZ2jEGQS9vbRtzuOdH&#10;sD3O/wD+CbH7IusfDbwz8O/FvxbkYeOPGd9/wmXiC1muZp/sFhZ2Js9N0tHmd5Ctsl1bEb2J3LIM&#10;nG6vR/8AguX4B8PeP/8Agm142stb8Mw6rNY3ul3emQySiNhci+hQFJD/AKtmV3TcOiu2cjOen/Zf&#10;8Z6r8Zfj74x+LMNrjwrYsvhTwbcMRi9WwklW/u0A6I1600Ax94Wat0xje/aHGj/EP47+Bfhn42vr&#10;G08G+Glk8XeLn1KZFgu50YWul2T7/lYNPLNPtPV7GMDrXl4yUqdZSXQjXmPx58RfCP8AbO/Z7/a1&#10;0/xpZXE1vrXw+8SeHfCXxA8U6XcoBcasbKQaTqK+eNkUc1hLbWjeYyxzSCRZHTzty+gWU/hj9oD4&#10;0+Hf2ufhX+zP/Zn7Q3ww8VJc/Fj4K6dcGC38T6eVlivbiztLkApecDzbbbl1Yv8AveHb6K8UfCbQ&#10;v2vP2l/FmtfHj4g6v4J0/WtBkfx9pmnzxvptlDEjvoWm3ySwqjzmziutUeSeMTReZbQqyEITw/w2&#10;+F9l8T9OvrzSdRt9U8UeBvBeh+IvD62N48+uWlhf6dIDPaM0rTXU+n3SOyJK7PJEqWsjFoYmq/ac&#10;yuXc4fwJ+1t8KPjp+298H/gNe/EG1j+E/g3XPEF74ZlvLO8tZ9Lk1AG2tdM1CGeNRataGeWCGRWe&#10;In7OmUINfrl4y+Iem+BfFvhHwNHFEra9fTQLbrGdwhjgOdijuJGhyMYWMOxwFJH45fDnwv4X+PHx&#10;d8Tftb/tseNfBlp4b+JunxWvhbWtStRp2k+I0sLg2l6kd28cX2G6JhF1BKyRtKjlZEKPKg/UH9nT&#10;w14e8bfEW6+IeiXdxfeG/h/pyeCvh7dXmpPeSXEcMcf2+/M7sxmeSRY7fzGJY/YnYE+c1YV7c9kt&#10;kTO1rnulpaWmnWUdlp9vHDDDGqQwQxhEjUDCqoUYAA4A6V8t+LDqn7TX7Yt9rtzaI3gH4Fxm00+Q&#10;/MupeLbuECaT0Is7SVUHHEt0/dPl+gPjT8QP+FWfCHxJ8RYYlmm0XQ7i7toHOBNMkZMcf/An2r+P&#10;GelcT8Ivg1b/AAD/AGbtJ+HJv5LzUo/9M8QatO2ZdS1W4lM93dOf70k7yN/sggDhRWdNpSTIRmft&#10;SfsF/BL9pKDS/iJdz6x4P8e6bAq6b8QfAuqPpurQjHCSSx8XEef+WcwdQCcYyc+Yar4f/wCC0P7P&#10;TLY+FNb+Gn7RPhVYwFh8RWo8N660YH+rdog1s7Y48zGWPJUE19bapMYNBtJJcM+1d3zdeK2rb/j1&#10;XC4+UcZ9hXsI15tD8/fH/wC2/rHhzSmg/aQ/4I0fFLQNQTAlvfCvhax8S2UXOci6tCrL04OxfTjt&#10;zif8FI/2IZ3+yeIv2T/j9CxhANjH4D1eAjn+7HKox1/H86/QT4jKG0vy3ZvmmUDbTPCag3SnnK26&#10;jdu65NBJ+eXhv9pv9ldvFsPi34Ef8Ef/ANpDxRrlrcCWxv7zwlfw2ySZyGaa8umRPrtP05Navx2/&#10;b0/4KwTaU2oWf7MHw1+B9iYxJDcfELxp/bWpspO1WjtLJdxYngJsf5sDOa/RyMKzcqfzr4X/AOCy&#10;fgDV9I1r4Q/tL+EfDDatqnhPxk2mtpqwlhefao/Ns4nweFbULWzj3HO3zywBIFVIafQ+GP8AgoR8&#10;GvjPr3xZ0n4cftb/ALXPir4veIdRMLR+E/DzLpWjiXBD2UVtbkokgaW3AnfDZwjrm4iJ7nxj8fvH&#10;v7AHwd0vwr8LfG+m/ED4C+JNQstNm0fT9HgTU/DczR291NHDLBGjXAeB1mjM+TLDdoQwZTu8/wD2&#10;rPCb21z4U+Ocnjo3un6T4gl1D4k+KrO3Mt0mnas8mk28lsFIHmSrpRvI04xPfxyAHgmf4IfHux8M&#10;+Kl+Nfxo+HVlF4P8ceL7jw74k0dJmk07QI721RdM09NoH+kLBpm7zk27Io7Ag/OSJLOG+IHxTv8A&#10;x1+yv8EPDfhW9jOpaL8LdY1doo2z++uZv7EgBx/01JA/3eK/eiMQad4Zt7fcFjt7dU3Mfuqq9efa&#10;vx3/AGp/+Cft78Cf2q9JbwZa6hY6hrHiKwk14zwRf2V4p8PWd7Dqct/Gy7Ra6hHPaQpcWyoRK8vn&#10;IFWRwn69fES1j1D4Z6tZNJ5azaTcIzL1XMTDNBMjw34S+DfDP7R1u37TutaRavD4psiPCupeQyXq&#10;aWlzeGykEmf9W8FwtwkZHytLk8gY8L/aV/a18EfA39nvxF8T/hp4T1rxZr3xO17VfCngOGwk34Wx&#10;WW1M0cUTCT7PH5M8peFWZ0ij3Ffk2/TXwRhsPC/7Gnga01C6Om2lh8M9NSe4VebWJNPjBboeVAz9&#10;RX4Y/Er9oTwB8Wf2gNJ0rwv8TLvS/hl4H0m08B/D3XZrwxzWlrLMINQ1qWBWU7riM3bkMAG8yBXw&#10;o+XXoKO59maLZfDHT/2DPh/4g/Z71CD+zJpE0l7/AD9ueycXMrvfzqOReP8AJJFp4QP9re0jYutt&#10;GF6zSbvwz4x8beH/AIF6j4uj0U3fmafZ2OkaixOkalaw20th5bKSry6ZFYwrNK25Gur+aIYAdK+H&#10;/hp8fPjR8JfizffGjw54hm8+6W1sNctW0OWPT9X+X7BbZhtmwWka3uFSe2VJFhhMyl5C8DejfF34&#10;o+M4/Emh/Dz4N/D/AFHR7i5nsNWaSVoYTcq9rLMZ1uID5UOnRWpukt0iLeapvLqVvNRfNyuy2tD9&#10;AtT+Ifxn8NxN8ffD+n6trF74ft00j4tfDO1jMkjiEGT+0NMjZuJdsnmpGmBdQyqOJI0FW/jb8KvC&#10;37WPw10H9o/4G+TrGpjQJ47OykvHtbfxPo10B9r0m5PWMyBcxyMN9vOitxhgeu+K3hLxylza/Gb4&#10;GSWtx4jhtI4b7R7q6MNn4isd2/yHcK3lTJljDPtO0sysCkh2y/Cb4vfF7xp8SofCo/Ze1bwn4Vtd&#10;Oll1PXvEWrWSSG8Lrsgtbe0km85Tl2aRnjxjgEmiDM9T4V/ab/4IQfGq+8ZzfGr9m/40fatY1HUl&#10;1G9j8Tatc6bqlnIylnjhu7RmhJLtvOYgVccOykrXtH7Oniv/AILA/Dz4G6L8BfEH7NPhHVPE2iRt&#10;Yt8RfFXxCD2c1sGPkyywQxtNM4QhSdy7toJBLGvcviJ+3j8KPAPxv8WfBe9El43gHwT/AMJF40uL&#10;KQNNp8bS2wjjETbfM/dT+c21sqPLADM4A+Z/ip/wUOuPh5po/a7+NHxH1jRtB1NpW+CfwZ8NxbNQ&#10;8R25xFFqepNjftlY7o4SVjVNhIkf5a1luC5nuTftY+Of2hv2dLPRdS/af/bu1vULqS1uNb17w78O&#10;VtvDNnpejWqp5yo67r28nnuJILWH96gzNvKgRMK+iP8Agmnb/Gm+/ZZ8K+K/jlFeWd94jvLrW9H0&#10;vVdevNUu9P0u7mM1rbzXV47zzSLHIMl2yA23C7cV8T/sU/8ABJr48/to/Hlf22P+CjGi3Oj6b/ax&#10;1jSfBOqXc1xfX7O4ZIrpJW2WtsmB+5VEZvulUUYP6seIw0XiTTYkXauUAVeg5FZVv4bHLY7hRtGK&#10;KaCScZoy2DzXz5kdJ8Mv+Q7cH/p1/wDZhXdVwvwuGdZuGP8Az7/+zCu6r2sH/BRUQooorqKCiiig&#10;AooooAKKKKACiiigAooooAKKKKACiiigAooooAKKKKACiiigAooooAKKKKACiiigAooooAKKKKAC&#10;iiigAooooAKKKKACiiigAooooAKKKKACiiigAooooAKKKKACiiigAooooAKKKKACiiigAooooAKK&#10;KKACiiigAooooAKKKKACiiigAooooAKKKKACiiigAooooAKKKKACiiigAooooAKKKKACiiigAooo&#10;oAKKKKACiiigAooooA4/4oPiayA/uyfzWuUB5YHp1rp/ipnz7LH92T+a1yYZvu5614eK0rsl7j7a&#10;7guVYxN93g5p2Q2R61l20hs9QaA/dY4rQZjjcD0rDme5KMjWsx2zqq/NJIsa8epArprdVjt1Rj90&#10;Y/Sua1C+iN81xNcLHDaum7d/E5IwPr/XA71treNJDmN/lLdq+g5nKEW+xtKVy1qMaXGnyQsfvIay&#10;pr3zvDTSyMC3l4b86uncy4Y7uO9c/Lc21tolxHOP9ZKyfL7miXuxuST6ZLG09xqKj5GKhXPcAc1i&#10;asV1/Wvs7HEdv8zMO7dlH4Vq6/fx6RpWI4+FX5Yx3PYVzsTS2EsNnGvmXU2TtVvvMecfl/KvKp/v&#10;Kzk9kT5kWpER/fP8Xas2SOaQrJt6/d9hWlqURjuvs8knmMv+uYDj/dFJHb3N9fR2llErSFSfmOMA&#10;V3x5bOT2KMr7PMt2obP3c1YZSkDHOflP8qXVrXVLHU/sZli8zaC3y52j3qSZCIW5B+WrspRug9Cl&#10;oG77JCNp79vc1tWnmQeNYVZuJLVl2+tZOgH/AIl8X1I/8eNaUVwp8cW8bDP7psH04qKnu0ZEy+Ev&#10;aJqLado+qRXT+UlndeZvkYKFTOc/gATX5d/8FH/A+tR/Gb4lfF/TIY4/COn+D7Xxdo1pcxgN4hgv&#10;Nd8Opdw7WGVhM+nFwSMv9qGAAQT+j3xq8L/8Jr4I8XfD2G7Nu3ibw3dWKzp1QyRtHuHoQGr4z/4K&#10;IeHfi78dP2tPgtptj8HdUj03TfhJr2t3k1vxa+Ib6BLPUINFl5G2OK9srNyDywkYYwDudGV4Jl0/&#10;eifaXw3h8H6t8WPG3xQ8H+N49UXU9Ws7DU7OODaNOuLSzRTHu3HcWjkjl6AYfjIOazP2TvGfjL4j&#10;/Bu6+J3jTXZr6PxZ4j1TUtDhkZStlpTXLx2MUe0fcNtHFLk5JaZuxGPF/Av7Ln7RV3f6D8WtD/aX&#10;sfCvw3n8F2v9pWWh6apv9ejS0KWtxdvOrLbyQxOoaaBg06xR7lTYBXe/8E0dHl0P9iH4exm4uJo7&#10;7Rft9qbpsyJbzyvLbxnoBsgeGPAAACDHSiWg2e3F2eC01OOPYGTypM9geR+v86+K/wDgtx+0C3wG&#10;8GfA3XfEs00fhOH4x2mqeKEjbaLpNPtprqC2Y9PmmVGAP8caHqBX24m2fwu1oU+aSM7T3DDpXhP/&#10;AAUb/Zpf9rf9g3xd4H0fw1a6p4i0+0TW/CkN1ZidhqdmwmjVEI5aQK8GO6zMp4Jqo7km9+wt+074&#10;G/aV+EOm32jfHXQfHnifSbSOPxteaDMhittQkTzXjjCAAwqWaJJBlXER+ZmVsUvHllFrP7cHwysL&#10;nbs0fQPEWsR7h/y2CWtkp9vkvZefcjvXx7/wRI+LvwO+Bup+Pvh1ca/4XsE1DT/DvirUr4tHaXVr&#10;qWp26w3OkOjBQqw3olEUe7coutu0ZwPoP4tfFf4oeFv+Cpvwn8NxfCtofB+saXrXh6fxZd3AIuLy&#10;eybUhFBGhJAT+zFVnfGTKwC8bqWI/hhJH0147eCPS45HR/N87MbL1B71mlhnOf8AlmK0vHj7YrMK&#10;ePtP5jFYt9MI1Z2/u1hg/wCFdkw2MvU7hjDcHcfumnxWkE+nra3EW6OSDZIjdwRgis/UbyMRNCzq&#10;rTSbYw38Xcge+AT+FasTAIuOm2uiLTkUfmf+1r+xbL8Dviz8PfD3wqsb/VpfEWknQbGMboI3khQo&#10;yTzgAW0fkMRiNjJ5MupzcMiGvbP22L/4kfEL4F6Lafsk61pureJI/g34g1Lwrq+hWqoBJa3OhW01&#10;xp4wfJmNvcXSRbTuXzSFOSDV/wD4KkfFTQfDvw+svAWi6RcyeKLpkT+0LGIm907TL1pLSY2eT/x8&#10;3DKLKMgEq92jEhQSM/8AZB+IPhhfiH8I/CGn+LrzxJqDaT4m02/vLO1KaXpYkaFk0y0Ztpa3jOky&#10;wQsodZFspnLA4DbAel/8Ej7TxJYfsYfDlvEWo291HdR6hLos1v1k05ryYwO/Q7nT96c5YGTBJIJO&#10;B/wWB+M/wY+B/wALtYufiXf6tJP4t0+ztVtLHwpdXaKlsbqZMXUV7ZR28255GCtOGYQsAjgkV7f+&#10;yp/ZVt8LvBOl6Hpcdnp9pp8ltZ26E7Y40d1Cgc4GAK+Q/wDgsn4S+O3ir40fDO5+La+HX+Dui6vq&#10;mt3Gk6TB5+oXcNhpz3kzTvNCDAzQxXEK+SxGXTncVK+bWaniETvK56D+yT8BdAg/ZNt/hF8UZLg2&#10;fx3h1GLxVd3FqWbSfFaF4Ta5ky7QpFaiCLzGZd2nqNzGdd3in7Qmkah4D+Eej/Gn4lfs/LZ+JPhz&#10;pGr+Dta+I3gOOJXsdRCIbPUWEG2aOY3MMKOksQjaLUDLHIW2IfRv2br3UfBMU/7LXjHWbjR7P4gW&#10;um6n4T8TxwhodP8AEU1uLy0uVh4WBXmt7mDyvumfSWJ+e759E8V+IdA+IU1vrHj/AEj+x9L+Kzjw&#10;L8VoNLkVo/DnjGzOLG8fI+7IVFusjj5w2n5+UrWak4yuyupwf/BKfw/4y+H37Ivg/QNP+F0Pij4c&#10;654Z03UtW0nxFeN9p0XUJrb/AEqW0imgeK+s7kbJgElUxTG5QjJ2j6Y/Zr+GPwg+BPhG71D4A2kl&#10;r4T8QTR32l6Raa9NdaZbK+W32MbOyW8Tl92yLbGeCAMYPy9/wTlm+LP7NWh+MP2VbPUdP8RaV8K/&#10;G11p3iLS9e1ae1v9K07aJbS/tAsMy3EE9psfyD5ZWdZsOVYBfta1h8M2mkeV4ZFiunKzGD7Dt8nJ&#10;ck7dvHLZ6d6561RxqNGcpPmscP8A8FBNSvdD/Yq8aeMTJ/yArW01u82/8+9newXc4+nlQuD7Zr03&#10;xnf22o+E4dQtmDQ3UkTxMP4lbDA/livB/wDgp7411W5/Y71D4DeC9Oa+8XfGTb4K8M6eq7izXqlL&#10;q4b0jgtBcTM3QCMZIByPZdS8Nw+EPhxoPg7zpJk0y3tbRZCx3OI4wu4n1OM1VPp6h0R2WupE2hWq&#10;n5RtXH5Vs2ihbZQv93j26Vi60oWw0+BfmyF4Y89K1bu8j03TJr54JnWCFnaOCIvIwAzhVXJZj0Cj&#10;JJwBXsGhhfEOUi1iULuzNzj/AHTU3hDLSMB83Crt6npXm+t/tP8AwK8ZeB7H4g+HfiLYXGlzalc2&#10;nmeYUkjurdjHPbyRMBJHLGwIeNlDJ1YAVwtr+3N4bs/jBYfDLw5Pp80F1r+mWdzdzzMspiup9R0+&#10;QrE2CGi1K1trZ8gqHuFU4LLkA+nomLNkgmvFv27PA3ib4l/s5+JtH8C2TXGv2Omf2z4ZhjY5l1Gw&#10;kS8tkGO7TQIv1P5XdE+PPjHw58FPB/i/4h+CL+11i+utH0/xVHeWphFjcXMSCaXgYZEmbYSMBTnP&#10;C8+D+Hf23PHngn4iaKvjCS/8TLP8J7m6t9Ht4lWa81yyu/s17bJ5cZaSUrZXc6qAzER3AUFQoWnb&#10;qB8q3Xwbto/F+hfCjw7dyaD4b8e+I9P8R+D7ibZOH0xNPttK0JHZ8qTb2VvrGq/NnElnGzLXifiX&#10;4d2Pif8AYRvfhPZaBNaN4fs7jUvDD295uQalutrm81aV0B85LWxNhosXykyXF1Ig5y0f3h+0J8CV&#10;8f8A7M3h/wCJGi675elfBm58QPd6OqhVvtKikutPuo92fkaPTxeIoAJJfGRXy/8AtCfA3QPCvxc0&#10;T40eIZ9S8P33j3wTa+J7yw0HUJY9J0nzYUutQljtvNKraae/2m/811Hm397aIuMNmSlqj7S8e/G6&#10;9/aX/wCCVtn+0hp1ksepav8ADi11t0hbcYblFRriNTgY5SVOADgsMc19Ua9p9nqugvpF/CssF1bt&#10;FPG38aMpDD8QTXwn/wAE4dNGv/8ABGFvB+v6ReabbweGPFOnrY6krJPaQpcXyqjhsFWVQM56EV9R&#10;fss/GC/+LP7Hfws+Mniq4VdQ8T+BdFvr6SQgBru5tod35yvwO+4Y5qoiZ4v/AMFd/G/iPwt+yEvw&#10;a+G17/Z2sfE7xLpfgXSZoRzbR6hOsMpUD0txIo9CwNUfGf8AwTC/Y78V/sy+H/2a/GHwn028tfDO&#10;gQabpviK1s0ttSjkijA+1LPGA4kaTMjckMzNkMDgzf8ABRS8tW+On7OWmahp7Xy/8LYmvY9PX70r&#10;22kXs6OPdHVGB7EV0/jP9pPVtE0LT9fT4V6hqWmahDa3EWraXKZITbSNp/mTj5M7EivJ5fdbKQEq&#10;SCIqOWw4n5QX6WH/AATb+O+sfAP4w6X/AG5qnhjSJD8KPFF7ZxzRTDVLm1giu7jzOV+yQRFY4uY1&#10;mV8FAymvoj44+Dfgl4U/ZH8K+NvBdq/iRPBXibUPC+nwtaSXMfiLXLueEC0iljkbOmR3yuZFIJma&#10;z8ofK7iT03/gsf4Otx8JPDvxe0Xw/FceIvB+qLqWnyfZ0YyR2bJfSxyZU74hDbTts6ZIPFfPun+P&#10;PFl38E/hXaJfXFlonhX4gHVPKuJQkkt9ZWKPb2kGScXTxSPJdSSKQl9dOcq0ZNH2Uy7n6V/CDUNT&#10;1H4SeF7vV2b7U2g2j3RYAEyeSu7p05zXZaBKcF2/vV5z8CbnUW+GEdvqk8clxY6xqtlI8K4Q+RqF&#10;zD8oPRcJwPSvQNEaX92ob7xx0qIfERI88/ai/Yq/Zv8Aj/pmoeN/HvwF0/xJ4mh0t0t5ob6XTbrU&#10;lUBks5rm3dGkhYoq7JCydMrgDHjn7WN94QPh7xF8Vk+GOkrq/hXwbqT+H9Rm0uJLizl0aa21K3tE&#10;LDMJMMs5Kggfu29MV9Tad8U/Aeu6pe+H9O8T27XVjdNaXETlo8zqSGjRm2h2GDkKTjIzjNfDv7dn&#10;7QPhrwHrfhf9jLWfAOt6hr3jL4jSW2qa99mjhtJk1iGa3uo7ZjL5ztDZ6oEEohaNTGqklg23oIjz&#10;H6A/DDxRpHjfwVp/jHw9drcafq+nw31jcL0lhlQOjD2IOateKQW8T6X83G5Sfzrlv2YvhhL8Evgb&#10;4Z+Ebau+oJ4Z8P2umR30kew3CwxrGH25OMhemTjHWuk8YTeV4h01l65UY9s1nW/hsZ3B6U0Od2Gp&#10;wORzUNy2z5iK8OnyvRkxetjqvhhxrFxj/n3/APZhXcVwvwtkD6rOw/59/wD2YV3Vetg9KKQ4hRRR&#10;XUMKKKKACiiigAooooAKKKKACiiigAooooAKKKKACiiigAooooAKKKKACiiigAooooAKKKKACiii&#10;gAooooAKKKKACiiigAooooAKKKKACiiigAooooAKKKKACiiigAooooAKKKKACiiigAooooAKKKKA&#10;CiiigAooooAKKKKACiiigAooooAKKKKACiiigAooooAKKKKACiiigAooooAKKKKACiiigAooooAK&#10;KKKACiiigAooooAKKKKACiiigDjPikQZ7MZ6iQfqtcnghsCt340622iy2F1PYzSW4Ev2iaFdxhX5&#10;fmKj5ivqRnHUjGSObsdRstUs49S025S4t54xJDcQsGSRSMhgR1BGOenNeHjHauyJfEc/4tv5NI8X&#10;aOGm2xakZrYKehmWMzL+OyOT6j6V0QYSW/mofvLmvN/2rNXk8O/C638ZWtx5U2i+KNGuo3/6Z/2h&#10;BHOv/AreSdT7Mam/aB+MCfBT4K6t46WAzXkaraaTACN0t7Owit1x1IMrpnHIXJGcVzre5IaPqGs+&#10;NfGupjSvLm0jRL57aG4VgVnvwB5rE+kH3AB/GZN3KLjpNJ06XRNej0yLUpJAY2eRW6Ln/wCvWf4H&#10;0LTvhL8GLXSdJlWddJ0Vp5rnOTdTlDLLOx7tJIWkY9y5PetLxZqltpF/o97JGMXGoLb+cvUblYj+&#10;VdtHETlWjF7FRlqdSFLcetcprtr5F9Yl3DRyXXMW7qc9a1tZ8X6bpKXC/vJJrcqvlxoWy7Lnbhcn&#10;gYJ46EVj6KttqTNr9zqcN1JCSvkwv8sDddp7hhkcGu3EVoU6bT3Y5Mm1bT7rWtSiCTbI4nzL64rJ&#10;8b3nh/TtFk8PJdtbyXWIjeRt+9jkJ+Up1zJnBUAHkVmeKfjBoHhTRtUv9XluLR9MUfboQm6Ulm2x&#10;rCOPMaRsKmOCTg7SCBjeFNT8OaLbaX8RfixrtpZarrFmbqw0u4kTOnQNHkxRqOXcLzLLzk5GQgVR&#10;yYWhOpG8thRWmoeA/GZ1vTrzSNaXydZ0e8Npq0HllW8zAaOXbzhZY2SReeN208qQO88L6CunxLrV&#10;zNmSW3/i/gGc15H4h8c6R4R+OvhH4mWcVxNoni6ZvDOqTS6fNEElYPPYTEuoDDeJYgfS4B5wK9V+&#10;Iuq3sHhtv7Fge437lf7Pj7o6gehPSniKkpyVNaIUpa2Od17W7N9cm1ZpxsaRIY/L53ksFX8zx+va&#10;lnMhiZ93RTmuLk13TNf8c6Lp2l3aTW8OkyaojRNxhwIoX9cMry4yOcHHIrpr3VIklXT1TdJNayyj&#10;2VNv9XFd0YqMEi0rEugGQ6dFuP3iSv5mr9gnm+PoUl/hiJ/8dqjorgaZbhVb5YwcGj4e+K7PxZ4m&#10;g1OBPLdo5EkiLjOQMgjvgoVcZ52uDgVjW/hsUvhOh8axJDPa3YXbhihIHXNeUf8ABSGz1rQP2ZvF&#10;XxP8M61JHrTeGT4U8MxQxhRbz61d2ljJc7sljIildm3bt+fIYsNvrPjW4tnaO0uD8nltIxz0OOK8&#10;k/4KS+KdT8NfsWN4n0+xtbqSx8VeGryOK7Z/LZrfV7SfDquWaMCJi+35tobHNThfgFT+E9e+KXwf&#10;fxX+zPrnwH8H63/Y32/wddeH9M1BI95st9q9tHKFBG7ZlW2jGcYzzUPwj8D6X8PvDGn/AA98Pkrp&#10;PhjR7XTLJWXkrDGsYJ98LXkv7W3xJ134WfDr4L+GdO8b3GsX+s/EKyjutQsZPs760lrp13egfuzj&#10;bNPbWylBlWEm05BOfcNUlT4e/DRdc1GVZpl8n7VJkKHllkWPJ9BuZc/St7Fmp4eAuo5ITMpEUjDb&#10;+PFVLDV9N8OfbNP1W8SGOOZTbqRy+/oqjqWyGwBVHxH4m0b4Uafe+KvEk7R2vlgwxwxl5LiY4VII&#10;lHLyOSFVepLVkeGNG1231q0+JXxCCrrF5GVi0ksGTSYSB8kZH3nBOJJedxYgEJtFXEp7H5Hf8FGf&#10;+CefxO+GP7U3jrWfDOjQ6P8ADj4x+IIRJrzW+2TTp9QZbpyxXJ3R32lRMqdQt7tGDK+Pt/x7LfeA&#10;fCXwysfFvia81zxD8J/iT4NtfG2uX0hdpLq/tTp0szyfxFv7S3nHZx9K7n/gqCk3jH9lb4oaBoVr&#10;HPqnhjwvaeJdNt549ym4sLoX8R291LWqqSOvzDoDXnXwXtrD9pZtY8Y+OrO+g0P4qWa+MJrO3vFZ&#10;rWJ9M8Px2SB0LRtNDLE7DkhSdxwGUnHFy5aSJk/dPqTxM09/rMNuJsLCu7b689ar6hEHiYMOgrh/&#10;gn+0n8Pf2ifAWh/GDwSL63sdY02OT7DqMKpdWTs5jME6ozBJVlUxlQxywIBOCR3t3LFv2bxuZcqp&#10;PUcf4ipw8eWikTH4TjfFmjTazo0+nW83l3DOrWc4/wCWMwOUf3wwHHQjIOQcFfAnjC38b+FoNZhT&#10;yZtz2+oWrfetrqJzHNEfdZFZc9DwRkEEw+OvFB0C3a2sYGuNSZvMtbGNRulCEF85I2rjgsem4Yyc&#10;KeV8NeKk8P8Ax0u/Cz7f7P8AGmhx65o00bfKbmARw3UY+sb2rj1y5NV1KPmj/gtD4b0DQPCPhX4s&#10;R6tNZ65Naal4c0prOFWmeS4SK7ikVm+WExtZN+/OfJSWSQDKCk/Zd1aDT/FPw7VHvlj0/Tfh7Bbt&#10;qljHazCO4sPEkMZ8pCREjNKdq5yFZd3Oa6//AIKXa7Y3vhDxI1x4PbxJp3hX4T6vf3mkrfNBFJd3&#10;F/YRQNNIrLiFFguzKu4F4/MQdSK8B+Gni4eAvi58FfBk2rT3V5420nwLe30l5qv2ycajp/iG4ivY&#10;pJM4WVZNVcPEMCLGxQqIAOmJS2P0jTX/AAr8PtQ0nwvo+nM15b6XfX1joFgq+dNDAYw4jDFV3bpY&#10;1AZgCZBkgAmvjm71jTP+CsHxv+KPhPUviJp9j4P8N/D0aL4VhOmzwtoer6ldIfPvRcKm7UEa2hi2&#10;IpjXzHRWkcMT6t428Q6Z4t/a58RXUuvWUOi6D8F5Lea8uJ1W38zU7yTa7MUcKoWwO4lGAABKkDB8&#10;5/YI1y88c/DLx54qvLV4YdL+JngzwXpsF1MkrW8WnDTpngEiO6NGLi8nKMruCpB3vncfMr+7Ulbc&#10;y+Fnluv6p8U/Cv7SX/DHf7Q+tNpOr6u1xpej+KIbQQxvbX10lxp+sWhztc2utxQSCPIaIarJDtKw&#10;7z7nrWoW3xX8I6T4r8faTJodl8crM+CPifJpLfJ4Z8dWDPFZal1yp+0W7Wwk6lksOQMGtX/gpz+w&#10;/wDFn/goF4N8P3/wJ8SaBonijwT48a50bVNauZrfNisUkF0FmhhmeOQz7WX5GUi3Q4zxXnMur/Ea&#10;x+MXjr9kH9oj4faj8Pb749aDHf8Ah7XPtUN1okvjmxjjDXOn3ETMUWcW1vdrHOkUqyWj5TLpuKko&#10;yirFOV0mc94d+Jvjf4A/FTw3+3v400e3W2utQ/4V/wDtJQW0f7nS75LhLYX5/hCLdvDMjHLNBqLD&#10;7ipt+w/gj8M/EPwlstU8GXtwq+G7PVG/4Ru3aTc0dso/dRqeSY1h8mMbvn3wSsSwkBr5P+FPiDwd&#10;8fvFz+GPjv4Sk0PQP2mdDvPDfjzwyJtv9l+ONEJiuIw3Ijee2jJVu5s48ZLA16N+zifHXiv9lXxJ&#10;+z/qniN9a8f/AAJ1660Ox1OU7bi7lsUEulXZ6sPPtmjRjyG/fIS3zVyy96V2Rvdnrnxv0/VLP9tr&#10;9nDxWt8F0108V6NJYtH1uZ9LS6ilB6KVTT519cSkDjIr2j4gEfZ7KFB967B+X2ryD46eMfDvxF/Z&#10;u+Hf7UPgWTzoNG1fRPGWlTdCdPaPN6OO506e7G3+9tBzzXp3xD1zT7nU7CxtpfNkRt0pjBYR5UEZ&#10;YZGSMcehz05pw96cQtsbvj6/8TacdHn0Pw7HqcRmVbyBbwQzKmPvx7hscj+6zLkdGzwTU/iD4r8O&#10;+KrrSNc+EusyaLHbtNa+ItGkivIWVYwzRSW4YXKSsQwVY4pUPHzqSFrRi1Kx16XT59OufMWOR4pR&#10;kErInDoeeoIIPvXQGRfmiz8w6jIr2TQ+ZP2gPCunfGi11bwtYfBia1aC6j1DTmupn0mLxEt3YyW0&#10;3myi3eSJwk1zC6shkXETZQOpWx8JLH45+FfE19c+D/2SNG0afXJhdap4l1LxtFcR3M5VQ7FI0Eke&#10;TGGIjjAZiXKh2Y16Rqnia38Ua3byxSxlrXULy2mVW+75Nw8Yz7/ID+Ndd4WvoLnSoSrDaWkiHuyM&#10;wb9VNAHmfiL4w/G/4d6naQ/EHwp4JaC5ztXR/EGqz3mzcAzrbxaZKXxx1wM8Z5NSfDvTvgkviDVP&#10;iB4D+H97p99dyM9w2taReafvmlmeUsq3aqEDSPI5KLgs7HBZzu9YLPHFhufpXL2niGDUviXqHhaR&#10;QyQ6OJZYWXKkM+3nPoB06YfkcghvcDzP4X/De++Hn7SfjTSdS1+zm8N/EiwbXo/CN8xllsdQiEFt&#10;qDRfLsa1mWS3kZWIIleQhcOQvyJ/wXV15vg+/gu/8J+FNH/su60SVfFFgluiza3Y6bNHPYaKoGC1&#10;s11IJZY1IxDDM33QwP07+0v4b1P4d674f+M/hvUmjs/BviW0uZGmkyunWk5+yXiN08y0aCUsUzmK&#10;SKKUfLGUXzj/AIKefBrVPjzo/jrRfDmqWNpq1x8H4bPwjrFzbrN9mnvNVEF2YmxmMywGOAyKchZj&#10;64MxlYaNb4g6frPgH/gk94jvPEvi6W41zUPhPeal4g121tQr3GpX9u1xdTpGAAN81xIVQAYBC8V7&#10;h8K9H+DvgD9nfwF4O8BeJtOufB+l+E9LtvC2oXF0jR3VnBbxfZpwxwGJRI3DDvzXgPiP4yaL8P8A&#10;9n/9m/4Ranaf8JxcePI9B0hNNtemuRJpQaSY7gQsKnZcyMRxHGw4LDPl37RH7N3wj0z/AIJi6P8A&#10;stavYTX2nWPxoi8H+E9U8QWsNzdaVbHxa1mZImkRgMWglRWxyG59BcXcdj1ex0+T9p//AIKbQ+PL&#10;K+hvPBfwJ8JNa6XcW8gkhufEmrRH7RtdeHMNiIR/s/av9o1774l0XStB0y20bR9PgtLW3jWO2tbe&#10;FY44UUYVVVQAoA6ADA7V8y/8EsdP0jw3q/xy8N+AdOtdF8F+FfjHqHhbwz4csLdUhthp8UUc1xwM&#10;l5WZVbnH7gEYJbP054ouEuioY/MWA+tEtxbHzd/wUR05F+AE3iuKykuP7B1KK5vLWCLfJNpzxyW+&#10;ohV7sLCa7kA7+X36V+b3w5+NyfDXwlZ/BD/hBNNn8WfDi8n1Oa91q88y3bR7TdfXFxG7qBL/AGpL&#10;eo/cTRNEmT8pH6zeOtV0k/ELwz4c1Zo/s8jajeXXnf6vyYLVkfdnjGbhc+3tX5b/APBUH9hP4qfB&#10;Twz/AMLh+CvhGbWPhnsuopLfOdU0HSpCsotZjgtLpqTRxzQg/Pbpujf5T8ua7Fn1/wDBz9uj4WDT&#10;zcWPiSFfD+reM5tQsby52xq+m3lv9smIYnaGgu7uLzdxBjWUlgFRiPrn4a+JNM8a+EtN8V6XbXMM&#10;GoWqzLb3UeyWLPVGHQMOhxkcZyeCfxd8FfDrxP8AtIz69B4SvZPhzpuuapb+LdB0XQ7qNhc3d+d1&#10;mYY5Y9kRt7RpIZtjR83EDtviLOv0F+wF8Av21fGGkwyfCf8A4KYyeHbe3ZhZeF5PCkd/GbONkxMk&#10;V3K4UGOW3LKgVYmmCYXAq4xsxSSO+vfE2i/D3/gpxfeFvFPjjy9Yt/GEEPhfQvMjiSLT74i+mvF3&#10;r+8eWXUZrdnGWRLR0GFcsPqvxxpVn8Vv2l7Pwhq+iaVqHh/wLoceqXaX2nxTldauJiLQqzqxieGC&#10;CaT5drf6TEfeviT9u/8AZxk/Z++PWk/G3xt8YPFHjDxx4l8INZaV4p1a8ttO231teQD7NF5CRQWs&#10;KrdfbAXSQoNPZi23fn6I/YJ8bXnizxr8VNS1a7t7rU7jUNOuNTvrPeIbqTzL62jaJZGZgggtreNd&#10;zMcIMknJOhFtLo+uPCjbra4ctx04qLxxGR4k0/Dj5dvB74NRWOs6b4X8HXviDVb1YrW1gaa5mkPC&#10;qOSf6/SsnxBql6kela5rVtJDPcLBNNbzMN1v5sg+RscZQNtOOMrxWVb+GwZ6e9zDAYYZpVVpm2xg&#10;/wATbS2B+Ck/hSjEoOX4rnvileNp3w/1LX0YhtKtxfoy56wES9ux24I7gkd63LKdLm1W5hfckkas&#10;jDnIIyMe3NfPmR1PwtATVbhF/wCffr/wIV3g6VwvwuZRqlwAP+Xfn8xXdDpXtYP+Ai4/CFFFFdRQ&#10;UUUUAFFFFABRRRQAUUUUAFFFFABRRRQAUUUUAFFFFABRRRQAUUUUAFFFFABRRRQAUUUUAFFFFABR&#10;RRQAUUUUAFFFFABRRRQAUUUUAFFFFABRRRQAUUUUAFFFFABRRRQAUUUUAFFFFABRRRQAUUUUAFFF&#10;FABRRRQAUUUUAFFFFABRRRQAUUUUAFFFFABRRRQAUUUUAFFFFABRRRQAUUUUAFFFFABRRRQAUUUU&#10;AFFFFABRRRQAUUUUAFFFFAHE/FfZHNZvJ91VkLfmteI+OPFcPwMhm+Kehf6V4Xup8+IbFZF8uxeS&#10;TH22L0Xex86MZ/56KoYOH9v+K7BZrMn+7J/Na+T/AIr/ABCt/C2sap8b77S4bzwXouuLoepaO0g/&#10;0u6kf7JJfqHOzMcsqwbcAlRMzEkIB4GMpRqYiVyOZxkzO/bo+LHhzxj+yH4i1Xwxcva6lp2raSt9&#10;pd5hLm183ULeP50zwGSRirDKsOQTxUfxX8bWHxY/aj+F/wCz7axNLZ6Tq1x4l1qdJP8AltYwboIw&#10;PRbiWIk/3kKjkGvl/wDbhu9E+GXwsvvhnqmuSweMPDOradHorw3DMmo+HZnNxBZsWOZY7O4g2DOc&#10;FEbgyNW1+zR+0j4I8E/tKyeOPirZalpd74X+F8Gjz6VdWrSX19rlxeCWeONVH7yS4uJpZFIwCJMk&#10;gAkONOMad0Q/ePszxrrQ+Hv/AAkPw9uIjHpur+GdQ1Hw+2SUikii/wBJtf8AZHzrKi9CDIAAErI+&#10;Nvxx+GfhT4b+H9S8ReOdNgeHVNKkvoTfJ50MMjKrOyglgArk5x+Xfx79tab486t8Abj9oP4p3Mnh&#10;nTNIvLZrPwTo9x/pENrdH7LK93doQzSmO4I8qIqi5KsXzVb9ti++Gfw3/wCCd3hXwtpPh7TtHs/F&#10;V1ocZh0+zSFdzCO4lmKqBltsZJY8knk1KjordwPXPAvxFj8SQado/gfXo7jxVqFr/aupTalcBVtT&#10;cfOtntPLyeWVRflby0iQsOVSRs2san8VvFW/wR4ofSdY0fRWuNU1CNAzwXIldYrGeMYEqh0lZ1Yg&#10;jC7CN5cP/ZEs7HxD+zBp3xK1Vbaa68T3F5ruoS3i7o2jkmk8uNgf4Y7dIIwOgEQFfNr/ALSniX4F&#10;eEL74n3dpNqPiD41WlzqngvS7GPzGjvI7lLaxhaPO7ypLNrfnPPksB8zCuqPspQfcrpqYv7Un7QC&#10;/ETxdNo+sIuk6x4J87T9cltds1rA07eRd6iWVt7QwxtH5Ef3zM7Ar8jV33gfW9Y8IeNvCPxH+L2k&#10;61c2niXWoItH1LV7f7PhVW5eNL8zbQ90QInRUH2ePBWNVdWLfnn4st/FWtfD23+I3jMTNPfeJLq0&#10;t76Vi325lXzZ9vO0BJJQ2Rnc1w3PBB/Q79pvTPiZ8W/g74AWPxbb61dX3hu78RxaLZ6eq27Q2+mF&#10;MiQ5mM5+1gLIHVQ5UiPK4r0o8sYadEV9k98/a80LVNe/ZU8aalpyeTqFnYLrGmsOWgubORLmNs+o&#10;aH8uO5rn7/4weDfi78K9H+Jdjft4fm1rS7S9jmsSfOd5o8rHswROQ2V2lWJKsBXM/BH9rHw58Yv2&#10;KtW1D4t63DY6touh/YfFjSLkyxy2ymOdFUfMJo5FwAOX3KO1eD/sOXeqJ+zV4Q+Muv8AiA30nhvW&#10;pdAWzmtVC6ZYyyeSSvfzfMlikeQkfug0YA5LcFGHtG5S7kxXvHYfs9/Fey0TxV8QU+MWpf8ACN32&#10;lyDT7OeSHyYDp9mXkHkHdIu6OS7YGIM+0MgBcHNN1j44XHxA8d6TonxDj1DQ86PePp3hrTrBm1XW&#10;R5lqY3MLK/2eORQWUZzHscPIhVwPl/xv+0RbeM4/Gmq+I9TW3tvCXjy+1bwjHbwrK+p6vNcEWq7W&#10;H+oihikaQZGQ6jrtz03iL43SeCrn4d/tBw+KNTvvFnjLQ9STWrqT5THqdvcW5jsPKJKxwqxkg2jH&#10;EpdsfNXWaHu3xF+Htj4G8Gt8Q9GtV8F6xFD9pRINUa8upgZAojlAKiMO+2P91LkswCkkiuR/Y6/a&#10;A+KHww+MuoeDPFWmr4i1K88O2OrSaTNMBeTwtbQMV0+Z2/fmOAxk27/Oxjba5I+at+0n8RfGXgX4&#10;J6HpfxH8JTR+JdQ8W6dqOtXlveQzW90yebJBCgVt6RJKiqqEFQFbLMxLNkftWR+H9A8X6fp0NlcQ&#10;X3hnxlpelXniGO1I/sm1uNJ09Y5VkyuJ0ljE0YBO0wkt8rFXKkeam0+pMvhPs7Ufjv4L+IGkWPiT&#10;4d6zb6p/bN0lrpUavj958zP5o6x7AkhdWAYbCMbsCuR/bZ8X6xqviT4L/staTp0OpXnirxBHqOqw&#10;zyCGJrWy2ySJIwB2xSRmbdgFsIQMsQD8r6L+0h4V/Z1+K+heMvHdlqFvJcrrFh450W3kaWKPxBb+&#10;XG2oRJ1LXSeXntiUnJ5Ndxp+veNbr9qXS/iv8aPEEcWsR61oklxbPMEt9EtrrSNdmFkCegjgELSN&#10;3fzDnkGs6VowJp/DY2vi7ol/Z/tZfCzwlqus/bodD+O2kT2kkihfLtdS0rVZPJjGfkhW8spfLj52&#10;rKikkrX11+078U7D4X/Bpda1Nrdkk1axjiSafYWkF7Cy89lwpUnsSuAcnH5sft6/GvV/GWqa5+0Z&#10;8J7e+h034ca14Q1OGESLHLqsdv8A2hqYuVdDuhD2yylQPm2SAnaTtr139rT9uj9jD4l/sg+PPCXw&#10;B1vS7jUvM0O5XVLaNN2qQ3N8sfnpLuMsrRTRtFJ5mGVihPyujHeOxp0PQNF+MniX9pv4lab4l8N6&#10;BqVr4J0FrjTdKvrzUUhks/EcsJJaAKkiSywQA+Wrny/MkYCTJRBtfBv9qvVPAN4vgr45ax4g8WeI&#10;NYkXR7CbTdHSPfqFvZ27XkaLK8bqXnMzrG6hv3ThNyKK+G/hx+2N+0n8PfgT428H+G7ifSR4Y1q2&#10;8VXFrqWlrLLc+VBDc3YQkbhuing1GLacPHp0wGN7KJrf9rLxr8ZfBWm+HfEfjq20LxPq3gXUprPV&#10;o9PWNLbxvpd4deQSMRhre9tnguLfBGxgVUnc6m4lcp9SftE/8FEv2f5/Het+E9O8Y2cd1N8M1tdQ&#10;0/VtOmKyyT3LQW8MkiKyLGWnclg20HjcCcGL9hb4t6L8H/8Agnba6freiW2uRfDtNa8H3WvaLqUb&#10;SR/Zr+W2ieZDtaOOUxwMroJDgo20DJH5OfDj4saF4+/adh0bxPFHo3hnxxZXUl02ipzZabeXiaoL&#10;dc/fNrcrcKhbglVHRRn6d+H/AMKP2kPhN4K8UfEX4weApvCt3efFfT0tfDuieHBaQ31rdwi5ie0k&#10;kZ0KebaFzbMrRq7qcKcAceKtK0TOUUfV/wCwxbXukfFDxxJP8R9L1nwQ+pTeI9WWx8xJbDxFK3k3&#10;symJQhsriTzZ4+R5ZSQnAwa9x/an8eeFvgt8NrX4vWnxQuNH3XMNvp942pJPBeNONsaYuGMbIXMb&#10;scriNXIYEZHw1+xV+2NbfAn4ta1banqUksfizWorLU7rU9NFusWBst7qRVJZHjZpfNjLHeJNwO5G&#10;Le9/EH4VeKL7/ha3iL4K+OLVPB/gXQ7y0t/DusWf2mzn1ySBptQktPLeP7ETFKIMKHjSSeVkRSGV&#10;uynG0EhmZ4S/4KF/CTwnZ6pr/wAQ/Fmh6h4ltrqO7urzw3qMV5DqFtvZTBAsbFo/Khn8xIWJLfN8&#10;zSeaB4X8ev8AgrJ4F+DXinSdD8G/D7VvENx4E8RNqejatHIsdpqGg3sEciwK5GU2W14oGcgmyHUf&#10;NWt+0X8KLHxL4q0+58A/s4eCvDeqfEb4Y6hq/hHX9J8O2UVw9xbRWV+LK4aPd/pAKSxfaEbEsd0u&#10;MGMivE28CfCL9ov9nrXPBfhnwJb+HfEdvpmkanFHZ27ZujbQ6kLhcSEssUlrcs4QYWNpDtAGBWdl&#10;zF3idhZf8Fn7+T4Ea/4R+LP7KP2rUtcsr6Sx1maItBeIdXlQxsv2Zo3NpLcH5mcRs8ZJKPJsrzf4&#10;2R/EQaD8LfEXgdINF1b4Q+Nte8M6el9+7uLrWvt8MxmvJoQscayTOkybJZAG8xvN5G3R+Hf7DVp8&#10;cvhT8NfAel/Fy50tIfEmqW3iHWdSjEn2u31KOOd5LaEBP3aTaZLuDSHbJKxyOBX0h+274I8SfGbw&#10;V4V+Hn/Ett2+JXxk0GKzW6tywttLfRtUEbytuG4xwxNK+R992wQMZ0j2C56f+xNql98VdA+KX7Rv&#10;hTUoLhr7UY9I8JzapNKtrHDaacm91aPZIsQubq7VCCsiIMZDbyeP/wCCb/iK5sf2EZ/HGj6Q1tp9&#10;18eLnxfrph3zfZ7CPWrS3OWLMzALDLIX3N8tq2SSc1yf7O37V+n/ALL/APwTEkjtPh/rF1daXoWq&#10;tqXiDT7Ly7C01C8ubkqsjhRhllmjU+WrqMcsOBWd/wAE6dE8RW//AATE8U/EzxzpbTaDu8RaXaaX&#10;JqEix2N3HPeXENzNGuUn/wBInMYz8qsI2C9Xrz8RpUbfkZyk07n6B/BXxW958KfDvi3wVfmbV7zS&#10;Y77UNNjt5JILx5gJXRmjRvLfc/Eg6EfMCOA/4iWOhftU+CLfQZW02RYNSjm/s3UtPkjvdH1O3ZZI&#10;9zJNuhniba25eq/dyr5PEfs0/tG3vh/4daXp2vq2sW+jaLYQal9htf8ASLGJraORbgqvEtsI2QtI&#10;ApjYOn7xlON/49aqvwu8Rp+178PpLa80q1tYR46tbVg66rpPGy7iK8NNb5DBud8W9P7gHHWajIzm&#10;9DzT4neDfgstlJ8UvHvw9u9BeP4mWfibWL3Sb5p7O21m0dLWaZHC7rSUpEjMzII5ogy7g8xqt8J5&#10;9N+Hn/BRiy8V2062+n/GTS9d0m7j/hm1jQ9SupYHOOrtZTTr/u2vbPMPgD43f258bPFXgDwFo0Hi&#10;fQfita3Gr6XDcXQjiRY5JLS4nlDYeKKSJYCPlZmI4TksvxD8UPFXxF8PeE0+Dt58QYpIfgb4mu9e&#10;uryxu/s159ltbmW1v7O3Yrh5ZLWS5mBJbdG23AwQVRpyk7MIo+7/ANorxNp3w1+DDfDzwHNJJ8P9&#10;S1zUtK0u6hhD+bNdw3gFlaIgZpbdXuTEGUcBNseAA9X/AIF+LvHviv8AZ38FWuvQ2PhfULWN7DWr&#10;rVmnnu7vUrV3tr+UrG8aIxngmOC7lVC5UDAr5Q/aM8YfFLVI/h/4ka7lS8s9S0m68L6fLe/uPD9n&#10;Orvp9p5KhUFw8VuJpXUAYMKhUAwe/wDj9+0v4lufBesfDnwVFoMdv40a18Y+HEvlniuILO6hkuNQ&#10;nhmXcnmWtxaX3mADKNLETkOAemlH3kiz6y/Zw0HUdW+HzfEvTf2h761SbxFrd5DNNcWtzYG1+3XB&#10;iedJEBCtEqOdsiMF5DrXnXxf/wCClFh8A/GmteH/AIgaANPuPDcF29vcSQzfYr2eAIbjT4g4WRDN&#10;AyXUCEMreSwVmVlY4fw68F+Ov2m/2OvDXwt8J/CvQtN8aeH7T+xdUv7zUZkk0yS2JBuDdRwrtkFw&#10;I7hbbZNHMuUcBXMi/G//AAUE+HWg/CXTY/hJ+0l8QHvLrSb+aDS/E2h6hNHcJHHGPsVpNFtPnfZb&#10;i5k8iXbv8l5Y8fMTXpFn6FeD/wBoLwJ8N/APg/xF491jw/G2vaDFreoSWPiCJ5zJej7TJP5EjK8i&#10;FpCR5RdtuAqkDj0j9nv4xeE/iSNGh8HeJrXVbO41bxLOtxZzB1Kw3pVPcfJcpwRn5hXzf/wS3+En&#10;wIv/AIITeHpfgzoMes6fr11Y+LWuNLjma6uIz+7dvMDYAiKLtGFBViAM14nHY+Apv27NY+E/wa+G&#10;vhDw34nh8ReKYrfVYrWPTrbWbWJrOZrCZwivE8cXmKJImD7bmJ1IUEAW4H6j+I/iF4I8K6e2oeIf&#10;E1nbRxwpL88uWdXbam1BlmLN8qgAljwM18iaf+2Do3hD49+KtT8VW82mwaxrl3aaLFqCSLcTOI9K&#10;to4TGCiw/vIJZP3ssYBmIbaRivmH9of9oD4feI/EHhn9tTxrJqkHhvwr4u0+2XwfN4tvr5LTRAwt&#10;dWEimUqJnF9a3UYTCvDZtgfLIR89/tJftZfCaz/ad0fS/BOktH4V8M6h4nuofCsNobe3kmmmZoLF&#10;xBlWEot2Ro2ygDbwckVXKVY/Yv4v+Adevfhf40J8XXQuIfD9zLbR2cbMryJEzqhjuHlVgWUAjAPo&#10;QcEeDeMviLb/AA++FutfCn4kalpH26Xwtcap8Kte0+N47e6s7edbmTTV8xm2SRyWyFELHMRiVSxU&#10;58l/4Jef8FgPhZ8Ubvxd+zz+0D8T3vLjT4Ek8M+Ir7aZdY08RWtqLZUUGSe7a4aZwqqzMjDqRmq/&#10;joeNfHP7EfhTwf8AEnwPJofiLwfYzR2VxrVykUjXVvZLPdWZiG9jNJaySTorFOLfOMoc56i2OY/4&#10;J4/Gmz+Jf/BVfRPgl4kkmXT/AIH/AApufBHhG2lsZWiGqWzwxXs6uEKo5gi8sMSA0aqBnfz9J+BD&#10;4Z/aE/ZD8D/8LP1KEHxH4g13xFa3kuCYr6LWbi8t5UBPLJJsIHovPGa/PP8A4I5ftLfFzxN+2brF&#10;locGl6l4v8VeLPEd/Dr+vTyRW9491bx7vMWNS2EayQqoxuMwXKj5h9Cf8E7dF1345f8ACufBnxV0&#10;G7vPDPhfwjrDaDot/dt9l1XVba6QzMFwIzGpmVCgJOVbdlSQdIq2w2c7/wAE8v2yfEngnR/i/aad&#10;4Q8Ra1pt78avEmta9rHhPw5PqC6f51xvEm6ESfu5FTJbadqrwSzDb9++FPiWvjKyt7HVdObTry4s&#10;YbqOzmeeOaWF0Vlk2ypHIvUghgGVlYMARz+Y3/BID9qK+/Z6+LXxq8EXyxXmleILxtQ0sajOqQmG&#10;O8e1N3JnqsVtDczygYzHA3IwKq+C/wBtjxCP2kdP1zQ/GW7wn4TXWte8I6XbwOS8D6hbi80yUkln&#10;MOnMnlKudiovGAKJRu7g9T7o+K3gf/hO/wBrfwb4Kt9YvLSxh8I6pf6uIr598kTXFsqL8xYbTJGm&#10;5SCrKrKQQSK6DW/jzpfgDUI9H8f+JbLXvD80jwS+JNMg8z7GTwqXscYZPm+6ZI8Lu4ZEHNfnp8ff&#10;29LH4kftV+IPjr8Pv7Tbwr4f8L/ZprO6V2t9X06G4RZWlh4by1nljaeD5X8h2JAbGNf49/8ABTW+&#10;+Kfh1PHngXwu+k6L4VubK28UeHbgrLp02lzH7HcRLCrJ9sWKVYZ4HAQxif5ihlC1ModRbs8z/wCC&#10;ivwVX9hj4oN8UPgd4d0fTPAPjG+1D7Ms2hN/xLtUUrv095AvmC2uIEcpBIfJ/fTAhVXK+2fsF/tJ&#10;3XjP4geH/iJ8LhPp9rp3m6Z8TrotCIbS3u7sObr95tWOQO8LKSAFttNk3KSipXjPx/8AjR8PvjP8&#10;NNL/AGU9a+LlxJY65q8NrZa7rt05stO+02drc2NzIIx/roHiksm7fvZC33SRkfBrxrL8D/hd4o+E&#10;1ot5DfWNvpMXiXwtrlqZVVLGZ5dXtr0KcvZhA11G0Sxl49QkUs+GBI+ZdvdPvH/goL46+Afxf/Zx&#10;bxB478ar4b8O6Pay63puued/pktwYrq2gtlz/wAtroC4QITkIjbgHwqc/wDsa+JNV8H/ABN/ae0P&#10;X57WGbQ9LsLqO4sZla3aO4S+vomjYH7qpdImezIR2rwv9of48fsseJf2CPiV8M/HHxFvtd8XeIPF&#10;UzeFbGw0O5vfOksZ3tLSPz4Imt42njs7mdjvUkXUjDOVrzH9o/WfEX7I37c0fif4Y+Pbux8D69o9&#10;sNb0nVFMcum6bLZ2l0mm3ZG5tiNtjQ43IEI5JctoT9k/VD9p345aP4T/AGctS1IagrR6tawRSadM&#10;pMsSySgh8FccxBi0bEHCsRyGB7f40/FjwV4h0O4l8IeJLXUL6fTZJbOzt5P3hKo0isUOGVPlzuIA&#10;9Mng/EX7CP7S3xE/bn/aFi+F/wASWktbPQdYOsm3toowZo7jQ3yZ1ZSssqzXKBGYYSNVQDK7i3wx&#10;8TfFvxL8K2vw88cWtrrMfw3s4tM1HULHfDqWlWVu8ayNbu5XN3cFxaptdTtt5MAlhnOrrFkPY+/P&#10;FHxHi+JPw01DxJ4OvNvhtoET+01I/wCJgHZVdY/SIByrP1ZgQOFy139kTxTceL/2X/h/4gun3TTe&#10;E7FbmQn70iQqjn8WUmvij4J/tuy6H+wZceHvGd3a3dhYW1xo+nXlip+06JqEH72HS9Qj52yvCEZJ&#10;FOOdjgEBm+sv+CfN5E37G/w9t3kAlbw+snl7uQhlfBPoOw+leDUjy6mLPpL4YD/ib3HP/Luf/QhX&#10;dDpXAfCmUtrlxGR/y65/8eFd/Xr4J/7OjWDvEKKKK6ygooooAKKKKACiiigAooooAKKKKACiiigA&#10;ooooAKKKKACiiigAooooAKKKKACiiigAooooAKKKKACiiigAooooAKKKKACiiigAooooAKKKKACi&#10;iigAooooAKKKKACiiigAooooAKKKKACiiigAooooAKKKKACiiigAooooAKKKKACiiigAooooAKKK&#10;KACiiigAooooAKKKKACiiigAooooAKKKKACiiigAooooAKKKKACiiigAooooAKKKKAPKf2rfGkXw&#10;7+HWp+PZSuNG0S9vfm6Exx7hn8QK/Pr49eM9F8Jfsx+Ffgt4sgm1PUrf4TXHiLUrJZcPPqV5byDz&#10;3Y9VQHUJmJHVFxlmUH6x/wCCvPieTw9+yHrthaz+Xda8INHtVHV2ubqCNh/37Mh/Cvz5/bE+KHhf&#10;x14v+Jmr+BbxbiXVtW0f4d+G545AyLb25E14yY+8rSLGmRwVc4yDXj4qL9ozOocr/wAFE/iVpHir&#10;4bfB3w5qGgtb+JoPCi6nrV1MGd5Y7uC3kRxKf9ZvcTOxOSr5z3Jp/An9oDwl4t/bGk/aB+KXhL7X&#10;oLw2thrCyzHzLKKS3jsBd5XHR9pYekjAZPNeY/te/EjSfiz+0Vqs3ha6aTRtJ+z6HoL5JDWtpGsC&#10;MMfwsVLgAfx11H/BPfwvo3xF/aCl+CviBI5rTxp4X1XSjuxtEn2V54pBn+JZIEdf9oCinFRo2CEf&#10;dP0R/aakk8UfskfGD4M6zeR3l94Z8MvqFrcKqq13p+GurWY44Zh5Dxsw4d4S+F3hR8ef8FLvH9x4&#10;j+E/wc8IQT7rbSfh3pd3cRhus97bqUY/SO0bH++a3NG/aH12++CTW3jHUGbXbX4XeL/h94jWRsPI&#10;9pAk9kz56t5bTJuPJKOeSTXzt8R/G2r/ABX8EaBrWroyiHTv7KiRjz5Wk6VbRRt+LTSt9WpU4coH&#10;178G/wBpOHSP+CN/iKCTVlg1XR4b3wxDvba7tdSEoF/2hDO2PaM9ga+a/iZN8SPhnrnhjVzrMeqe&#10;MPD+k2C3EjL5n9lTXFvjT9Ot1GR5kMKiY7RgSsdwJXnyPxr4iDXd14e8NeIbibQ5bqPUI7T5lh+0&#10;tEoY7DwWQs8e7rhTjg12WoW/jaTWbXxG8zXWsaDYp4v8RSSZ/dNLLA0Skj/pm9r9GlK9Qa0jFRbf&#10;cNzn9f8AHOq/FL4f+B/g20Eay+H767t9PuGXql1Oki5PqJGlyeuCK/QL/glp4u8Q/FbVYdN8WadJ&#10;HN8K/Bsnhe4aRsrLcS38rtj2ENvbL9Vb2r88/Buhf2f8atL8OxBj5PimC3TPBbFyqg/yr7B/Y8/a&#10;50L4VXn7SnjzSIbf7P5k2v6LbyNhZZGupIY8+oLzQ8d92KuUv3biuoHl3wf8WvrHx/8AAfgCDQZo&#10;7fSNTfw/qsl9dPHpuoahbXd2+mG4CKTJ5SMny8FyiDKhcnuv2LvFNtq/wR+OH7PGozeXqFlearqd&#10;vNGuxCpiETbMkldkkSNjnAkBzXhPwc8X6/rvwq+IWuy6gW17w9qmleOLORhhmuIr37PMx44GL0MR&#10;6KPSr37NvxNk03xT4x8Uwq9uviCz122uIyw+WO4sLq4VT6/vbeIV2Rj7tios80+Fl2ZPA2ta5rXn&#10;TWXhu+t7iyt4W2tNd3VzAkhPZs2tvMoXBwSTWn+1V8R9F8R/HLWNQ+GusXR8Mt4iudV0NlTYi3Fw&#10;IhczQgjo0sJweh2jAHOc34d2mpz/AAb1jRNCJ/tTUvHWiQWaKfmL+TfAf+POv+cVe/aHbSI/Bnw3&#10;sRbxx6vpHhy60vWIo1AG631K5VWP+0Sz5J64HrRtqUe/f8FB9T8XWPwh+G/xC8S6JDb+KpryDSvE&#10;luy4tdbtrVPtEF/D83KK1y5CfeUXksZJZc1R+IOh+MvCv7H3xR8Gal4lbxRa6L8QtIv9P8XXF8Wm&#10;uFltLIxo0bbj8iuqh9xBCjgdK7n42aXof7UHxxvvg3ZKl9a/D/4K3VxYrkOsWqTW0bgj3H7pT3yp&#10;zzXkXwx1y71L/gnN8V5NTvJJpIfFGjqpdznYht40X6BUAA9BipnK9MmT904n9srTvHlj8RdRvtR8&#10;ZnX4v7H0nW49fWxEclnBdWdsIftW35BIoMEbS/KJCqMQrORW58HfFn7Sv7b/AMZvE1lFP4e1RdB8&#10;nxzeXFirNa6m2maRJDBYyoxB2SPLHDOByWlZlwOm9+xxZf238B/2gvGPi0NfNB8M1sbf7V8+xsMY&#10;Bz/c+ypj02r6CsH9lr4qeHvgl8HPix4judZWzvr7wVHpWmwrIqee9zcojtnr8i5cYP3gpP3azpdb&#10;9CabN34N6V8V9e1rSP2mPhxa2lnp/jb9pBNIh8L6teusN1Zus9xZFkWNgBbLM8KsOQk7rtIxt86/&#10;be/Y/wDB37PvxruPhV4b8TrLe32h3J8dHSrqQ2dhcyTCbT4LWOUllNvbMiHBCELH+7UrivbV+KHh&#10;r9nz4Dfs0694kWO6sb7xZqHipri1uw3mzWd0sclttx8sgE8MeSfvBwcYzXi3xuufEeueO5PGnjTU&#10;PO1jxJbrrepLn/VtdkzxL1PBheNx6eZjtW5rc+hPgVpOj/Er9lT41fF/XNeulvtG03RZLdVjUbJ4&#10;dAuNBkhOQQ0cttNJnGMGX254X4nfCHS/DX7OPhfwZq/i+4ufGUOl2/hm3LRKsK6lpGvLZ+eqYLB5&#10;NOuGQ5Y4CRkYwSdL9nXxfpulfsM/GLw8b9d2ra94ds1/eD5jJd4ZPfhHGB6UftK3kVt+2HH4JlI8&#10;vTfjtdXW0t92O4lsj/3zmI/nSlpFsV9Cl/wVU/ZZ+E37P/xv8G6X4A09re4j8HW7STKqL5qRX9yY&#10;UcKo3KsZMPbKKueVBrZ+Ofxv8Za58Lzc6d8QdRk8DeGdcsNU+FP2qP8AemRHt3udPkmd3+0PZi4M&#10;URKD91HKDvKFqtf8Fz/HOn6J+13oMeoWb3VpZ+ArU30NvJiYR/a7tmZBghyN65HGBzz0r52i/aT1&#10;j4s/sz+F/gjZWcf2HRr26vLQwkB5ppnDfvMcZQeYvfcJM8gA1y0Y+0tKRMb7sfpfxisvFninxlqv&#10;xfsmuofGX2q+uhpcaxtbakTJJbTRhs4RZW2lcj5GYZ4FfT/7OfxN8Z69+xB/wi+i+K9L0TQ7HxXa&#10;WfiiaSfztV1S6vdSt1LKW+W1iVJQTI29naMgbQCT8dfDr4T2fxe8QyeEv+EoOmXEHh3UtVaaObbL&#10;m1tJbgLx0DGPbnpyevQ6/wAJvDPifw5qeg+G7LxX9o0f4gahY/ap5oVMulXttqS7JY8DDOoAyuAr&#10;Jcc8Fg3Y5px90Nz2O4+InwlsPj/8JfhH4wsktYfD+t65pfjTWtcWW+E9o1y1rZ7FO/5XML2qhQDH&#10;NIm0A7TWb8IPhFZfEX9tjXvh18PviGml6W9rrL6PrOh7CZ7B4JTCqHp80UyA45C7gMEZHktr4Lf4&#10;VftAfFtviPr9vqkPhdL+LTUsVP2fV5xqUKNEkKkMqSFDKEVswMkbozGMk85ov7Q3jb9nX9pqL4s/&#10;DXw3qVz4hubtby807VrKWC2vbq7hDXYMGwTKP9IdN0akMyeYNwNS48sTTlXQ9D134lWFh+yF4B8d&#10;+EfFNtaeJPC/xC1Twl4ktJb4rDbw34wkko52oCsjJKBwC/fgekX/AMdPhv8At6/8FHfgp8H724k0&#10;7wWrSx6xo32wL9o1Ows54zEkinO3M88Ixy6jI61+f/j3xH8ZdR8NQ+JZvhRpdjbSapqx+0NMzzX0&#10;JeEyWsq7gsyxPOsiuEVh9oYg46L4d0b44/DL44aV4h1S5sfBPijQr+zNvd3UM+bTUEe2lhuyeV8y&#10;SMxyhwfLeNW9TnSPcqx99ftT6rqWu+AviD+w7ppfTfC/hPX9a1K4htsY+ySXUCWkK/7KzXDSYxyS&#10;p6rz4x4S/bT/AGif+CevwW8Vfs/eIfA9lfeF/Hlvq76TDMWFnci9soHtri0tx80CxySN8ykozfu8&#10;K0ZY1/2qfE/7SnwN+MnxU8JfFfxfoPiTWLrT7S51rxBotmUtZj9osrmaHd52ECMVi4RvlQtxtwOQ&#10;/Zj17Tfix+0T4H8f/Gua68SaBcNceV4dneScWGn2/wC6u7dAAWd1gTzUiXawZMqp3xs3NWj+812M&#10;+Xq9j7//AOCYH7YunyN4B1Dw5DpF3H4slvfBGqWjX00b2ur28L6hYtPMxl3JNbeeIzGigNIybSYz&#10;nl/G/wDwUz+Enwx+JXir4f8AjW1vofCfhzU5b1vhdqkZjVtSW+jhlsBcKDE9qkcj6hHHgKWTZ/Bg&#10;fLehfCTxj8A/APinTfCzHw/rHh74jJYL4ms7MJPZ6lYu8lnfRngOHiluV2A44degxVH9sb9mTSfi&#10;j4o8Z/tg2nxW0O6huvjg2lyaOt4sc0toLMyS3TLn5VZo0C9QfMfpjJ5pUaUp3bJ5YSlZnca7+2ff&#10;/sj+A4/GngHwzpNt418J65JfW8zRvJHcWmp2ESpby5bc8cSyKygtz5nqMnwX9oj9on4g2HxQ1DUv&#10;GXk3uhfEmWTX9StIUKpNqE0R+ZACQAyvGB12h+MEHJ8bPhJomu3Xg1/GV9fy/brWS2XVIdSg26no&#10;sU32XS5pljJMVzE0UlrNHKquu2JhxgnH+IPwq8PnV9WsPCfi3UG03QdTmv8AwbNdMJGhsVj3WkDk&#10;53YSMZYYzW1OEI2KjGMT60u/izdeFP8AgnV8Bf2kta1A6lqVt4wuDqs06BhfJpscNvaxyls9YbRI&#10;wT0Nwx6tmsf45/tGWd/4n+F/w40fVIrfQNF8dX2iWOplBltJ1i/XzsN2XyI4z+Yxzitv4o+J7z4u&#10;/wDBNX4VfDXxR4Hv9Du4brU7aRk0U20N3BLFHsntnKbJhkyICCzDy0LAb1J8B8QfAbxP8W/Cs2ja&#10;d4stdIXwPo82sw3VxGZDcJZW58m3Chh++eQRRA5wWfIz0qoxjGSbJ5fePq//AIb6+D/gj/grLoun&#10;+LfiHcWHw18C+LvEGtLJZzu0d7qE1vFpal+QJFQRzTgk42ySEBiQrfN37cn7Uvwc/a9/4Ka29tqO&#10;sanbfD3UvFzRtqEjCFreWWP7NDd/KzDy4ZgJGGeVRxwSCOI0n9jL9p3XrGz/AGmPiZ4WsdL0D4tf&#10;bLHSdJ1S4WS+1FTMFeb7OB5iMsoEyStj98sRwVJB7LwV+xvafB/4zX8+neI7LUpvh/qlk0P9pWCX&#10;EOoyRahDHcwtkYWMnzCGAJYStkcA11WRtaJq3/7dPxA/ZA8Q/EbwV8H/ABxqzaH4x0W0uLdbXUHW&#10;80jUbi3iuI1hcZGLa7+02UqkDzIgE3K2wjwHVfih4k+Omv3DxQyaXcatrH9oeGVW8dJNJuBMcxoW&#10;PzBYkeHJIJUW+75q+w/2iv2ffgJ48/bI+PF3o9nHp2jWlrr0q2dnCrRTXUksCME3f6r/AEzE4KcA&#10;hgoAbI8bl/Z/8K+NPD1hcXDldc0md9U1S/t4mQXbAwLJ8gJVNwQtwCQwz65FYV0SfFT4pXHi7wV4&#10;m1/VZJNa8P8AgOPR7TxP4KF3Hbtcaa7ywSCOZI9yS2322CyEjiR0BxnaNlcZ+yB4j0Txf+2v9r8G&#10;/DvS/Emn6n4ivk8F+G9TmE8NvfNa3MWm3M5lUecsRjjcq6fOX6BiK+rf28/2MLz4c/AXxt8dIfhH&#10;eW9r4u8H/wBoWvi7w62+wur2Z7V5DcQRvlBeRSbnSQbIrvT1eH5JVA+QP2LfC/iy48G+LvE/wN1y&#10;10vxV4Z8HvrzG+ZVkaSxlTUCYJGHyTItnHcIRwwV4yMOSKGVvgh8L7LTdQ1X4tfDFm/4SbwDpej+&#10;IbVbe3b960t/bQukcUfJCjULRiwbgdBgEj9Hv29vjAugeBdc+DOjatb65c+Pm0XxjoutNfFpdEt4&#10;jICJM/N5rabFbxPu6xySEk55+N/+CfXx1i+CngPWPjPqmg280mleFY/7B1KS1+a8nt3gL27uBu3G&#10;JLm0LHpBMo6Yqn8QJ9Y8PfDnQ/2ivD/iBrqPUvsOh+Jkuoty21xdtqdr9nXcT8raemf9kgY4AAiW&#10;4pbkXj3xrH+xj+1xqfgz4LeIreTUfDfjS9sdL1+3tXhk8xkxI6x7jsbzw4wScCIjnII+0/2Gvi7Z&#10;fAHVPh78PPjFol1He6b8NTqVpp6xFZnutStbDU5Vh4AFxujuGWPgsw2DJ4r83NO+GOsxa/d/G34g&#10;a1JqDadrjrMt1MWl83e5W4mcnl/MYsxPVSWya+g/2VV8fftbfti+G7nx98ZY4fC/ibRLhcXiLbyW&#10;kKW8y27gqoTfbSW9tcRlhlcoCxOXLiKR4L8KPGc0/jHRY9L8QHT55/DOqbtUWRMITc3BhVtxUeWz&#10;l43X+OO4kTad+08X8OPCniTw38S9LhtdT1iZLfWZkh0dZJFaCS7jaOKQgDawmWKMPIowyhCSwGB9&#10;CftCfs0S/s+fH7X9F8OQaZca1pNwja7pFuwa2M0pjnuY7UEDZGJfOWIOMgKgJyCze0eKPDeu/s6/&#10;FbxB8DNF8IaXr2sQ+BIfDOmXFrp4aSC2Z/t0bsMf6+CKaRfOHRlEmcAgUHMfPP7PWh6x8YP2sfD2&#10;h+DvE11cN4umn8Oa3pV1bnyoLO8sIrczEMcMslu8qZ25X7KCcEKa/Rz9tj9nT9i/wrY2Pwc8N/CP&#10;TotZk0VYr69hkaO30vTV+xs93cLvCyy7NNiKBsk+RI53AEN8N/AfxhY/Cb43eF/ic1vtXS9cs7q+&#10;khBV5IY5RvGRz9wuB6bjXYeM/i/8TP2gPEFrqPiSCRtW+KHi6VNG8lyqhbaV7NrYp0UANBsznCMS&#10;P9YxMyJPGdC+B3wpuvF9rffE7wPqureG9ct7+GW30bXFgkidYwkUoM4ISQSsJNzGRdzOSMELX1xo&#10;n7PXwM/Zc8D/ALOfxVn8MTax4mtdK1TXdQ1Oa+khvtRtY7T7TDaTOG2uqoUhWJsRnawIVXavAfHW&#10;kaHB4+8XabocUh0rRJ7r+y4riR0a3VrlIlwAcFsP0bKnBJFeuf8ABQf4zT/FjxrIngOz87Sfhn8N&#10;9MutQS3kLYiuTAJggHXaLiNCvJJRgaz3kVzM7D9nf9lr9nPXbr4Xf2T8N/Emia34o1jSJtS0OaYR&#10;6DrEdvH9ufVYrXbgzJHi3JX5Al66kFmbb4jpHwl8dfH3/goX4U8I/tAa4t5eaH4ksdGvLrULSC8h&#10;1G3t7dots0MwdJZFYtGxdSHC553sx+pfiF8WvCf7O1zoPiTw5d26v8OfgqjaHJJN5v2fWtYdWJUt&#10;ngQ+ZNt+6FGMBRivnD9njxPpXhzWNc+NmoXcl9d+Adf8P67dXVuDO1xZyXdxHNtIy0hYhSMZycVs&#10;uwrn034zb4n/AAB+L/jKD9nfwL4L8L6h4D+GWraj4vsZrcCz1i6vru3n+1W6ksFMgitovKk4SOWV&#10;FOUjLfNv7D3gjxz8PP2hr/4d/EC91Kx8O6rpsmoLY22tyxSeZDbwNYMCkoKkJdyN8wbaBu+Uorp5&#10;38Wf2kfiL8VP2ifG2q29t4mvLDVtSmtodX1XS5tLaXTogBbRzwzuZWYGKJGDZIMQcgZO30j9qH4x&#10;bf2oPh58RZPhN4g8P6f428L6Ta3Flq1gmYHe2+wyGM5ZHUGJ8E4IYAsFKkVFTZ2EXdL+Gfjn4Vfs&#10;kaf8TPG/g7/hH/FGoePNS8L+I7W60sTNaq2m3d3cCZXJZ5Wu5YoVuWJdFjUhsN833z/wSW+Jt5rn&#10;7PjeGIpLhr7wnfGy1/Rbv/XQwsN1vcRbgCBtDRmIkj9ydoXo356eN/2jtO174Ja1ot94v1bWNU1r&#10;4qXFnb299hngtSN73bEMdzXE8VsDgnHkr/eJr3LwR+1D4h/Za/aJ8G/FjRrWS40PxB8MfDreM7OF&#10;SfMhFrHbyT8fxpKhIPqSv8RryqkXONjOR+wXwlkD+JJyh+VrHK+/zLXoleXfAbX9J8T3sfiLQNRh&#10;vLG+0dJ7O6t5AySxOVZWBHBBBHTivUe9dmB/3dDp/CFFFFdhYUUUUAFFFFABRRRQAUUUUAFFFFAB&#10;RRRQAUUUUAFFFFABRRRQAUUUUAFFFFABRRRQAUUUUAFFFFABRRRQAUUUUAFFFFABRRRQAUUUUAFF&#10;FFABRRRQAUUUUAFFFFABRRRQAUUUUAFFFFABRRRQAUUUUAFFFFABRRRQAUUUUAFFFFABRRRQAUUU&#10;UAFFFFABRRRQAUUUUAFFFFABRRRQAUUUUAFFFFABRRRQAUUUUAFFFFABRRRQAUUUUAFFFFAHwD/w&#10;Xs1DXNS+F3w3+GHhWST+0vEPjhRZxxNhnlSMqmO/3pVP4V+UPjTXLjwP47vfAPhvWftWneFvFN9L&#10;pMz/APLaQlIfPOP7y28bAdu1f0L/ABu0bSb650271HS7e4kt/Ne3eaFWaJsrypP3T7jmvGh8OPA/&#10;9uSak3gvSSJFy+7TYjz/AN814mMxCpVpRauZzl0PyR/4JueCNB8f/ts+B/Dvi20W5tXvLm5aCQAr&#10;I0NpPMgP/AkUn8K3fhsnhz9mD/gpba6Y19JBo/hv4kT2C3EnLR2rTyQKzewRxk+ma/WXw/4V8Ixa&#10;tHqml+FNOtZopP3c1vZRxuvHOCoGMjj3HFajeC/BWpahNf3ng/SppnfdJNJp0bMzepJGc1zU8VzS&#10;bsZxmfkT/wAFLfCU/wAKP2vvGugaBKbfTPEF5BraxRnCu88DeYfoXluB9GrzHU9dtNG+E3hMW0fm&#10;ytLrsdwu7aB50cMQbPsPm98V+52o+EPCWqzC71jwxp95NtCiW6s0kbaOgywNZs/w98ByXixt4K0j&#10;arYC/wBmxYH/AI7Wv1hRilYvm0Pw++Ivgbwd4W+GXgLxFoev/a9U8RaReXms2ueLXy76a3iX2ysJ&#10;Pv8AQjHsn7OVrYeIP2Vv2gvi9451GNb640fTdKsbiTHzSSXHmGMe58mHA7AV+tP/AArrwEwVW8D6&#10;OccL/wASyLjn/d9ST9TTX8E+DvIm01fCWlrbMQzW62EYRmA4Yjbgkdj2pyxHNEcpaH4Gx6zrFtrE&#10;evyXcn26OZLhJ5G+feMMrfXoa1PCPhTxDrfjqx+FumX80DeJprGyuFUY3pO8Mihh3Cthvqtfu5B8&#10;O/AM0SSSeCNHb5QPm0yLoB0+77Y+lZOs+DPBdlFeahD4S0xJo1HlzLYRh1OQAQcZGMcVpHFc2lg5&#10;tLn4+3KWnhj9q34leANGh8nTtQs/EmmLCo4SGOCaaJfwkt4vyryvwpq15pvhbVpLKQqyahaqrZ/h&#10;eG6RvzVjX7iw+FfC3iK9W4sPCGlrNGrNcXEthGWbIwTnGSTk5q7onws8B20sjyeENKkaVQ0mdOi2&#10;nHTjb/8AXruljIUpRiw5+WSPxF/Z4WU/tA+BoEdvLfxfp7SQ7vlZhMAGI6ZGTz6Gq/7XGlS6J+0z&#10;490YyExweLNQ+zRseI43uZJAo9P9Yfxr9zJvAfgWC3a5t/BWkpLGu+OSPT4lZWHIIIXIPvXnR8He&#10;D9RvWu77wlps00jZkkmsUZmPqSRkmuqs1GS81c2qRjoz4a/4JCaDDqHxb8ceIbm8bUWl8J2EM9wx&#10;Lb5bpvMdST1IKMp/3TXgmt+M7f4R6Z8YP2bp5WnsbzXo47GRV+UXFlfMN/sGjDZ91Wv190PwXomn&#10;6ppNzoWh2dms7N5/2W3WPfsckZ2gZ6nr0yfWrnxI8L+Ai8NhJ4M0kvdTiS6mOmxbmXOTzt5JNebL&#10;EPmtY5ZS96x+Vvw58Z6Z8Gv+CdHjC+mt/N1v4na02n6dDzmLT7YIktw2OgDSlB6tJ/snHyhe/Dux&#10;8UakF1DVL2K3vYvLntUk3RqNwbzACOGBywxxnPHzHP7+N4L8F31vHPqPg7TFtLaM/Z7UWMZVEzu6&#10;Y6k8/Xmum8B/CnwHJanxBe+B9HMl0o8lf7Ni+SPt/D1rSjUciqbbdj8xf2uP2QvA/wAQPi38Df2X&#10;PhR8SLnVNJ1jT7XUYdRVUVrZJ7eGCW6VV+UF4rQXDLgAzb2PLGvBf2l/DfhPQ/2kfG1n4Cjks9Ls&#10;9emsNNt/OMiw2lvKyRRDdn5VUBB6KoA6DH7n694X8K2VxZ39p4Y0+O4t5FS2mjs0VoVz91SBkDnp&#10;0/OruoeCPh+izahc+BtJkbl3ZtNiJY9Tk7eTXVGTsbH4GeE9U0Sy8Da98MdUsnk07xDqun3s0a3D&#10;oVmt7hnDq4bch/euQylcHpiuu/b1+Htn8Ef20/F+i+BtQ1G1/s3XLW4sbi+1K41C4G6KGUZlu5JH&#10;fr/ET29Bj9hl/wCEXuCb1/h/oC2oZlVRpMWSQf8Adq9488MeC9X1+DUtX8J6bcyeSZ55p7GN3cAA&#10;AFiuTxx16CoqVOWLbCTtE/G3/gq54d17xb+1tdRzfFC81yaHQ9OurPVL61jDW0j24lUose0CMrLg&#10;x9CHOMZr5/0PwZp/g/TLr+zdKt4bjUtNe2cfO0NvOQdtxEpI2yRMRsbsFCkYAFf0HeE/AHhPVjce&#10;I9a8JaXcTXkfytLYxswjUYUZIzwBj2AHoKxfEXgrwBeyf2fF4L0kRw/PM39mx8ew+WlFezw6lIm9&#10;kfz8aBP47tvHVzrk+dNmXwtdaPLcWdwSlyt3bzQSmMqQygCQMMjqMHPJrv77wt4v0TwZb+D/ABrq&#10;EtlrnhHWVux9mXbtuJYgkzAnkHfBauuehiHFfuAvw18C2zpLc+BtH/eRBo1/s6I7Fz/u1p3fgjwZ&#10;ef6Td+EdLmkk5kkksY2Z/ckjk+55p0bOnzIIs/FL4AfCeP8AaV+LVn8PfEaeZBJ9t1PWr6Q/PJDF&#10;AZWDN2y0eAw5BlJ7ZrxZ9E8d2+oXN5Z+MHmkMIEE10u5kljO6Ju6kn5kfoWXB4I5/oN0TwN4T0/X&#10;Gu9O8LabbySRmMvDYxqdpHI4HQjqO/euV8S/s0fADxTdXGu+KPgV4N1Cd5QrTXnhi0kcqOBktGSf&#10;/rVyvHR9v7Owe0XNyn4V+CPhb8UPjV4w0/wHctD9r1J7uyhUfduGuwjeYAuAkilAGI+8QSO2Poj4&#10;A/A/x3/wUH1af4SeIr+2juNJ+H9vBeao1mPLnew2x2wk6kBmZFbkkqGPOMH9EPiN8Cv2UPhtD/wk&#10;1/8AsdeDbjTreBpLnWNM8L6as1iR/FhhHJjGTujJbjGO9fPtjYeO/B3juHxf+zJplrotvdahaf2D&#10;Yx6hcQ6fcSTENamSHzj+7lkk+yTBoywjuLedAjwyxt6UfhKPgP4p+BPBev8AxCvpoNNvreNYbU3F&#10;ncXLZjvFtI4r3kclZplkdkPykueBX3d/wTb+AfwM+HP7ZnhDR/h/4Lht/s3wXtdXvvOYyb9Tljtk&#10;e4UNlY3eIxbigG5vmOScn1P4BfHKXWtV8O+ONa8M6bceHTeWuk6zb32mQSXMltqUippt+Zdpdp4Z&#10;1NlOmSJCGuF427uus9X+MPhX4syXGl+F4dT1XwX/AMJBo2rw/aILeHULW6EeoaJcAqRjbHbCyYEF&#10;0aR2IZMMfKx9SSm4rsZ1JS1TPkT/AIKOWkPwT+PvxU+GWr6Xu03x9b6frugN0EN2JkJlHp1v4v8A&#10;gQrwrxV45+HHi/8AZU0n4I3mhw3WrWHja/1G+uJIwdlvNaWiLGGBBUkxlivHAQ/xV+k/7Qnw9+KP&#10;xe8RWP7Tnwh8PaB4i0+28LTAaXq8nkTz6e/2HULd4vMUp55ltZIirtGoS63FsoQ3d/DL4I+H9L13&#10;WvjbqPhC20uTx3Y2d9qnhC4tba4jsLyKBbdJklQEB2to7dJEUmPfFuUnJZuf23KopmcdT8VLLwV4&#10;furz7VPbNJ5dtDbqXmYgrEVKk88tlEy3U7VyTWlLpGmQyI8dkquoUBlHGApQD8FJH41+/XhT4Y/D&#10;+30G33eBdH3um6RjpkWSTz/dp2o/D74evMkS+BdH+ZsH/iWRf/E1tDERcjRS5j83/wBtbxDaW/7I&#10;X7LmsnmO10PdIqr/AM8YbJW/EbTXyH8QfFEGqeIPEWpeGbUabp2tX0zLYx9IrZrkTJF9FKp/3yK/&#10;e6/8L+EpbG1sL3wvp88FvhLWCWzRkhB67QRgZ46dcD0rF8Y/DfwDLpUyL4G0df3edw02L/4mlSxP&#10;7y1iYzvI/Lv4Z+OrPx34ruP2h9Y01l8F/BHwfa2XhGxuM7ZL5Y/J09WH/PSS5zcv2G3ByBXzv/wl&#10;Woaff3ktxcf6RfZNwZ/vO/mrJnnqdy5NfvZovgzwkmn6fpS+E9LW3mVWmtxp8WyRgvBK7cEjnnqM&#10;nFXNd+GHw0vtMuotR8AaLNG8beYr6XEd3/jvX39a9U2PwD8P+Mbq6n8YeJ9T1OJrrVdPYzNLMFEs&#10;st7AOf8AedgB9cdTWX4I+Mui6C87zWXmtfaa9heW5P8AqWuA8KnPqkyjP+7X7K2H7Av7OniHQ9Ut&#10;9a0C5/s6W21G1j09HjMdvaXy/wCk2kZKb1haRIZUTd+4e3i8kxKoWs39n/8A4J//AApl1W48e/Ea&#10;0h1y+1LR5NL8TWclpE2nax5tvbxTu8Dodu9oBMNpUrJNOR/rnBlVP3ij3Dm96x8KfFX9uLSPi3/w&#10;TX+GfwPt9R8vWLTxDd2GvWZYb449PU+TG3sUnjbnr5BI4Ar561Hwd4O+GGjaR4k8PaBb2954l0Gf&#10;+1IbNvLe8tjNcWQj2jgKY1ePIA4PfFftL8av2Jfh345n0Tx18MdKs/Dvi7wncIdI1BIwYr2HaY2t&#10;bsMriZWRmCyusjxMxYZDSI/mHxG+Enxfl8VfBfxnqng3w3qeqR6lqPhrxdeaT5dqmpaFPH563HlF&#10;EFvcrJbpc7Yi6pIkkasyTHGoH5b/APBPD4S/DPVfiH4T/Z18V6gt34Wm8bXM+qtqEaRyNHIqA282&#10;GKqvlwoCRwQ7MOCK9D+J37OEXxL/AOCdvxEn8KeGbi48PaV8XINU0HXtH1ALJbfYUEKW1zHIhOx7&#10;fUJXjlDgGTarbTt8z9HNP/Zi8O+NPEHijxVp3imNtO8SWN94N8Xabr3huyWaIqskNvcwvZRxq0qP&#10;Nty334ZvmdWiUDdufhZ+1BafDPSfhnbax4Pt447FbDxJrWn2o827lAKLqi28sBjEgkigdrdmdWWW&#10;ZfMykTmJbgfivqn7OXjnX/h74VGoSeTcfGKTUtL06zDeUj3ti8MAnGf4ZvNI9AsOM5NL+yUuv+Hf&#10;2o/D/wAKLnw7LputW9vqmlLp9xHhbRruGWG3Xr8wjmxGQM421+1nwt/Zu8e3dz4f8bfFXXNFi1zw&#10;9rE1/Ha6XYfaLSOC6t0W909fNCt5P2hBPDINrx4iUqdjb8n4P/sKeBPh/wCMNE8ezLYfbPB+sa1F&#10;4Wns7BVZ9DvmEy2F0GBDtBOwMcg+ZUiQAjfIDcewXsfhL8f/AI2+NfGvxWb47+K1huI/G1vMmo3l&#10;v8jQrI/DPtH/ACzLK3AwC0oHAAHrPwH/AGl/iFrPxm8UfGL4tLdf2xqOkajDNNLYrHG9xcaNNaqY&#10;2T5XQTFMMOSoBOCSB+wt/wD8Ezf2ctd8Kx+D9Q0ySTRIvE2uavBpkkMJWBdUtLmCe1Rim4RLJcyT&#10;xg5Mb7QMKqgdV4H/AGdfg58Jvh5p3w98IeBLGPS9HjMNjFdQi4kjjDEhPMl3OQAdoBJwoAGAAKrl&#10;ByPwnu3aF9yn7qcV7FeeOfhXrnxA8KeLvAGq2UFz8Ofhh/aKzWsyqbjXYNMcbJMZ3E3PkwtkZ/dg&#10;Hlcj9bvEfw88ByC4ZfBWk/Io/wCYbF/8TXkdz+wT8N5vjfD8ZrUwaetpfrqFrp9nZp5dw8kfl3MM&#10;ylSrRtguhGCj3Vwed4IznoEfhPxntfivrQuPFHh+5jgkju5BrVlcMu3zIYY5bj7HnnAkEvlr1IMA&#10;PUV7JoPjmXwN+xn4o8X2Xh9b6Pxt4us/DUmoNOyzWssFqdTjiVdp3rMgIJ3AhkQANk7f1Mg/Zj/Z&#10;o8PTadoGo/DrTrq6ktvsti1xblnmigt7iIRkgBcJDdTIC2CQwJJKgjB8G/sz/s5fHjw7oXxE8P6J&#10;fWOm2fjHT9Yh0EhI47XVNISfTtjqNyvgBo3wzLJ5SkEg5KiB+bv7MHw9H7X/AMafDvwi+IOsai+j&#10;+JLdIdW+zXBWYWsFmyKFYchkhGxT2z+el8MIdOt9G+MnhLTrjz4Z/CqyW10yrunFrrNo6Mdqgf6s&#10;yHgAdcY6V+xNt4H8I6TcQ3mleFdOtZt+Fmt7NI3UEc4ZQCOOOtT6b4G8FwXLCHwhpSeYu2QJp8Y3&#10;L3U4HQ+ntWgH4f2GgwXPgPVPFErFZbTVLO1VR0KzR3Tkn8YF/Ovev26k0v4i/si/s+/EXUJLeS8T&#10;R7jSJo2wXZbZ0CHHopj6/wC0fWv1i0z4f+BDbTQjwVpGxlBKf2bFjcDwfu9Rk/mazfFfgbwjPqWl&#10;WsnhXTWt4Z/3cLWMZVMtk4BXjJ6461nWfLTbFLY/EP4WeG1sdQ1Hx7H4AXV9N0WP7XrS7PkgaQC3&#10;huD/ALSyvGVP95Fz3r6O/Y/0/QfjJ+0l8Ofhd4kj8/T9W+E+paNqKN8x2eXqJ/76XCMO4Kg+9fqr&#10;b+B/BtnBNa2vhPTI47hAlxGmnxhZRnOGGORnn681Evg/wnot3b6ppXhnT7aaH5I5rexjV1U8EAgZ&#10;GcnPrk14ssTzLYwc7nzx/wAEYviN4y8KeM/HP7FnxMilbVvh75jabcNnbJZNcAbQT/CGYOvqsw6Y&#10;5/QkdK8n+CeiaVB481TU4NNt47qSz2S3SwKJJFDLwWxk9vyr1gcDFeng3zYdNG0PhQUUUV1lBRRR&#10;QAUUUUAFFFFABRRRQAUUUUAFFFFAH//ZUEsDBAoAAAAAAAAAIQAfQkAb8wgAAPMIAAAVAAAAZHJz&#10;L21lZGlhL2ltYWdlMi5qcGVn/9j/4AAQSkZJRgABAQEA3ADcAAD/2wBDAAIBAQEBAQIBAQECAgIC&#10;AgQDAgICAgUEBAMEBgUGBgYFBgYGBwkIBgcJBwYGCAsICQoKCgoKBggLDAsKDAkKCgr/2wBDAQIC&#10;AgICAgUDAwUKBwYHCgoKCgoKCgoKCgoKCgoKCgoKCgoKCgoKCgoKCgoKCgoKCgoKCgoKCgoKCgoK&#10;CgoKCgr/wAARCABwAEc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YPAmieJtPvfNktJIbaaPc25htPp+NdxG7CLyz97b+dVZtSFoFjlspYWP&#10;CLIuM1NFeI6q5X5u9eDUk56tHLJyvqMvp2CKHzUNvteRZl3e9SaiIpWVdpb6HpVeVpbcYYcD0IoR&#10;J5p8YPiB4W8Ryvo9jo7XE1sWjW8mkZAhzztXPPpk15+yvJA7JjbH945rttb+BviS/upr3SdUtn86&#10;ZnxMGQjJz6EVzviH4V+O9BsZLu+sVkhh+Z5rWUNj8Ov6VlKHvHfTnTirJnOaheiMBojk7gAqnqfS&#10;tXRdNayia5uEXz5jmRvQdhWT4bitdTuTLdy/vIfmWHpt5610DyjYefmqJaaHXFWJC2eSaKbpVtd6&#10;pex2NnFvkfdtUd8DP8hRUlH0Br3iCG+EmkLZ7W8zbHLI+3Bz2FRsi24VGfcFXr6mr3iLQ9Uv7iO7&#10;0+WHEf8Ayzk459eKox+E9fu5S19qkcKf3YV3E/nXRH1PJqJyY17lIY96tlm/So1S5uNwdlxt+Wq9&#10;x4b1+y1B54I2uY1XC7nH54ptxdajaRx3T2X2eHzAhEn3j6n6VfLbZkcrLC+bageY3H8WG4rH8ZeI&#10;bSx8JanLJMrJ9hkGG9SuB/MVo3E9zqF1LZ2to0v7n7sbDI96xPjDdz6X8OYbCa0VZr2ZYpMqMhQN&#10;x/8AQQPxpP3Y3ZdODlM8FsLX7fei7tm8tYzmR1P3/atoTHOD2FC2qxrtii2/7opyWrH5s1z+6eh7&#10;2x3PwE0X+0PFFxrE0f7qzgxu/wBt+APyBorsfgLoQsPBbahInzXl0zdOoX5R/X86KdvI46tSfPoe&#10;hB+ME0Fucg00HnijO48mtbCuwaJOpNUdf0NtW0xoYJgrkgj86vFgeTRvVVxijrcLnKfDW1jS8vzK&#10;WZ42UB2b3Nct+0helb/TdO3fKsMkm33Jx/SvSrDSrLTGmktI9nnctzXi/wAfNT+3eO2t/M3La2kc&#10;f4nc39aKsuaVzaj/ABDkGOcYNKAzMEXkn9ah8wAZNbXw90r/AISLxtp+nqvy/aA8v+4vzH8wCPxr&#10;LlR03tqz3rwvpMei+G7HSUH+ptUVgvdscn880VcjkGyitTzx0rESqAaBJyQOtQyuWlBJ7UkUuR5p&#10;oAlklCITmhHJROarPJvwCPvGpYnxGo79KSYBquoQafZy3t022GGFpJT6KvJr5p1nVLrXdXuNXu2/&#10;eXEzSN7ZPT8K9s+MutrpngO6Cv8AvLkrBGvqSef0BrwpM7Rk0paHTRjo2LXf/s96f5/iW71Mr/x7&#10;WoVT6M5/wBrgCcda9k+AWjLYeE5dWkXEl9cEhsdUXgfru/OlEutK0NDvPrRSBlHeirOJXQyQgnmo&#10;UdVt2B/vVMRnnFQsmf3Z7tQOwqgeYNw/hp7N5aEntQF+bpWP8QPEJ8M+FLvVoz+8WPbBn/noThf1&#10;/lU/CHLd6Hmvxy8Ww61q8Xh2xm3Q2JLTMvQykYI/Dn864b7w5FLvaVmmkYszHLMepPr/AFoAJGax&#10;k76noQioxsOt7aW8njtIly8kiqo9ycV9HeH9Kg0LRLXRrZfktoFQH1wOT+PWvGfg3oP9u+NYZ5Y8&#10;w2K+fJ9eij8zn8K9yjGTgitYbHNWlrYGHHIopzDK5FFWYAoPcUwpibcalA6saXYHORWd2BEFJOK8&#10;4/aK1Ux6bYaHGdvnTNNJz2Ucfqx/KvTQgGSRXh3xt15NW8czWiPujso1hH+91P6nH4UOVkbUY81Q&#10;5Bogi53fhQm3dh6aTzRGAziMcFjjmseV2sdr3uj2f4D+FxpfhVtZljxLqMm8cdIxwB+eTXdqgWq2&#10;kWNvo2nW+l26fu7eBY1+gGKseYoGFraPuxscEtZ3Y4oDxiimtKsRyy5J4op+8LQQ4zxQJAOc8CuV&#10;8S/Frwj4XRoZr/7VcKcfZ7XDNn3OcD881wOu/tBeJ79Wi0SxgslP3ZGXzHH5/L+hpN2HGnKR614i&#10;8Saf4a0ibWNSnCRxqdvP327KPU+1fON9dzX+oTahcHMk8rSP9Sc/5+tGt+KNe8Q3Kzazqc1yw6eY&#10;/A+g6D8Kg34OSals6qcOWLH7ucU1iOtN5yeKQuBxUamnMd3YfHvxfZadHaS2trcPGoXz5Fbc3ucE&#10;c0+L9obxgJV8/TbF1/2Y2GP/AB41wO4E8GkyRJgCqM3Tg+h9KaZrtnrVrb31jOskcke5WU8H/ODR&#10;WT4Gsp9M8K6baXhxJHborD0O3OKK2jscL30P/9lQSwECLQAUAAYACAAAACEAihU/mAwBAAAVAgAA&#10;EwAAAAAAAAAAAAAAAAAAAAAAW0NvbnRlbnRfVHlwZXNdLnhtbFBLAQItABQABgAIAAAAIQA4/SH/&#10;1gAAAJQBAAALAAAAAAAAAAAAAAAAAD0BAABfcmVscy8ucmVsc1BLAQItABQABgAIAAAAIQCH5ujR&#10;xwMAAJYNAAAOAAAAAAAAAAAAAAAAADwCAABkcnMvZTJvRG9jLnhtbFBLAQItABQABgAIAAAAIQAZ&#10;lLvJwwAAAKcBAAAZAAAAAAAAAAAAAAAAAC8GAABkcnMvX3JlbHMvZTJvRG9jLnhtbC5yZWxzUEsB&#10;Ai0AFAAGAAgAAAAhAGjTldXfAAAABwEAAA8AAAAAAAAAAAAAAAAAKQcAAGRycy9kb3ducmV2Lnht&#10;bFBLAQItAAoAAAAAAAAAIQCQMI2zsVADALFQAwAVAAAAAAAAAAAAAAAAADUIAABkcnMvbWVkaWEv&#10;aW1hZ2UxLmpwZWdQSwECLQAKAAAAAAAAACEAH0JAG/MIAADzCAAAFQAAAAAAAAAAAAAAAAAZWQMA&#10;ZHJzL21lZGlhL2ltYWdlMi5qcGVnUEsFBgAAAAAHAAcAwAEAAD9i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top:125;width:8231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gnywAAAANsAAAAPAAAAZHJzL2Rvd25yZXYueG1sRE9Li8Iw&#10;EL4L/ocwgjdNFVm0GsXXsosX8QFeh2Zsis2kNlnt/vvNguBtPr7nzBaNLcWDal84VjDoJyCIM6cL&#10;zhWcT5+9MQgfkDWWjknBL3lYzNutGabaPflAj2PIRQxhn6ICE0KVSukzQxZ931XEkbu62mKIsM6l&#10;rvEZw20ph0nyIS0WHBsMVrQ2lN2OP1ZBs9rdJ/k+2V7Pl7vdmFDYr+FaqW6nWU5BBGrCW/xyf+s4&#10;fwT/v8QD5PwPAAD//wMAUEsBAi0AFAAGAAgAAAAhANvh9svuAAAAhQEAABMAAAAAAAAAAAAAAAAA&#10;AAAAAFtDb250ZW50X1R5cGVzXS54bWxQSwECLQAUAAYACAAAACEAWvQsW78AAAAVAQAACwAAAAAA&#10;AAAAAAAAAAAfAQAAX3JlbHMvLnJlbHNQSwECLQAUAAYACAAAACEA1WIJ8sAAAADbAAAADwAAAAAA&#10;AAAAAAAAAAAHAgAAZHJzL2Rvd25yZXYueG1sUEsFBgAAAAADAAMAtwAAAPQCAAAAAA==&#10;">
                  <v:imagedata r:id="rId14" o:title=""/>
                </v:shape>
                <v:shape id="Picture 8" o:spid="_x0000_s1028" type="#_x0000_t75" style="position:absolute;left:8211;top:5873;width:462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jv0vwAAANsAAAAPAAAAZHJzL2Rvd25yZXYueG1sRE9NawIx&#10;EL0L/Q9hCt40W0Epq1FEqnjTqqXXYTPuriaTJYm6+utNoeBtHu9zJrPWGnElH2rHCj76GQjiwuma&#10;SwWH/bL3CSJEZI3GMSm4U4DZ9K0zwVy7G3/TdRdLkUI45KigirHJpQxFRRZD3zXEiTs6bzEm6Eup&#10;Pd5SuDVykGUjabHm1FBhQ4uKivPuYhW0P5fssNlqHOHDrKTxp6/1716p7ns7H4OI1MaX+N+91mn+&#10;EP5+SQfI6RMAAP//AwBQSwECLQAUAAYACAAAACEA2+H2y+4AAACFAQAAEwAAAAAAAAAAAAAAAAAA&#10;AAAAW0NvbnRlbnRfVHlwZXNdLnhtbFBLAQItABQABgAIAAAAIQBa9CxbvwAAABUBAAALAAAAAAAA&#10;AAAAAAAAAB8BAABfcmVscy8ucmVsc1BLAQItABQABgAIAAAAIQApwjv0vwAAANsAAAAPAAAAAAAA&#10;AAAAAAAAAAcCAABkcnMvZG93bnJldi54bWxQSwUGAAAAAAMAAwC3AAAA8wIAAAAA&#10;">
                  <v:imagedata r:id="rId15" o:title="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6432" behindDoc="0" locked="0" layoutInCell="1" allowOverlap="1" wp14:anchorId="2DCE797D" wp14:editId="6517824E">
            <wp:simplePos x="0" y="0"/>
            <wp:positionH relativeFrom="page">
              <wp:posOffset>5348472</wp:posOffset>
            </wp:positionH>
            <wp:positionV relativeFrom="paragraph">
              <wp:posOffset>1459049</wp:posOffset>
            </wp:positionV>
            <wp:extent cx="195377" cy="451650"/>
            <wp:effectExtent l="0" t="0" r="0" b="0"/>
            <wp:wrapNone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77" cy="45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1"/>
          <w:w w:val="115"/>
        </w:rPr>
        <w:t>Farmers who manage agricultural grassland are integral to grassland bird conservation. The</w:t>
      </w:r>
      <w:del w:id="44" w:author="Andrew Campomizzi" w:date="2024-03-12T15:18:00Z">
        <w:r w:rsidDel="0090350B">
          <w:rPr>
            <w:color w:val="010101"/>
            <w:w w:val="115"/>
          </w:rPr>
          <w:delText>se</w:delText>
        </w:r>
      </w:del>
      <w:r>
        <w:rPr>
          <w:color w:val="010101"/>
          <w:w w:val="115"/>
        </w:rPr>
        <w:t xml:space="preserve"> actions </w:t>
      </w:r>
      <w:ins w:id="45" w:author="Andrew Campomizzi" w:date="2024-03-12T15:18:00Z">
        <w:r w:rsidR="0090350B">
          <w:rPr>
            <w:color w:val="010101"/>
            <w:w w:val="115"/>
          </w:rPr>
          <w:t xml:space="preserve">below </w:t>
        </w:r>
      </w:ins>
      <w:r>
        <w:rPr>
          <w:color w:val="010101"/>
          <w:w w:val="115"/>
        </w:rPr>
        <w:t>aim to balance farm management with providing grassland bird species at  risk  time and space to raise young in some</w:t>
      </w:r>
      <w:r>
        <w:rPr>
          <w:color w:val="010101"/>
          <w:spacing w:val="70"/>
          <w:w w:val="115"/>
        </w:rPr>
        <w:t xml:space="preserve"> </w:t>
      </w:r>
      <w:r>
        <w:rPr>
          <w:color w:val="010101"/>
          <w:w w:val="115"/>
        </w:rPr>
        <w:t xml:space="preserve">actively-farmed  areas. Targeting areas with the most nesting birds </w:t>
      </w:r>
      <w:ins w:id="46" w:author="Zoe Southcott" w:date="2024-03-13T12:04:00Z">
        <w:r w:rsidR="00A904B0">
          <w:rPr>
            <w:color w:val="010101"/>
            <w:w w:val="115"/>
          </w:rPr>
          <w:t xml:space="preserve">(or most suitable habitat) </w:t>
        </w:r>
      </w:ins>
      <w:r>
        <w:rPr>
          <w:color w:val="010101"/>
          <w:w w:val="115"/>
        </w:rPr>
        <w:t>for</w:t>
      </w:r>
      <w:r>
        <w:rPr>
          <w:color w:val="010101"/>
          <w:spacing w:val="70"/>
          <w:w w:val="115"/>
        </w:rPr>
        <w:t xml:space="preserve"> </w:t>
      </w:r>
      <w:r>
        <w:rPr>
          <w:color w:val="010101"/>
          <w:w w:val="115"/>
        </w:rPr>
        <w:t>conservation actions will have the greatest positive</w:t>
      </w:r>
      <w:r>
        <w:rPr>
          <w:color w:val="010101"/>
          <w:spacing w:val="-22"/>
          <w:w w:val="115"/>
        </w:rPr>
        <w:t xml:space="preserve"> </w:t>
      </w:r>
      <w:r>
        <w:rPr>
          <w:color w:val="010101"/>
          <w:w w:val="115"/>
        </w:rPr>
        <w:t>impact.</w:t>
      </w:r>
    </w:p>
    <w:p w14:paraId="50F6C575" w14:textId="77777777" w:rsidR="00A42783" w:rsidRDefault="00A42783">
      <w:pPr>
        <w:pStyle w:val="BodyText"/>
        <w:rPr>
          <w:sz w:val="24"/>
        </w:rPr>
      </w:pPr>
    </w:p>
    <w:p w14:paraId="2601FBBA" w14:textId="77777777" w:rsidR="00A42783" w:rsidRDefault="00A42783">
      <w:pPr>
        <w:pStyle w:val="BodyText"/>
        <w:spacing w:before="9"/>
        <w:rPr>
          <w:sz w:val="23"/>
        </w:rPr>
      </w:pPr>
    </w:p>
    <w:p w14:paraId="3522DE25" w14:textId="77777777" w:rsidR="00A42783" w:rsidRDefault="00A27EE7">
      <w:pPr>
        <w:pStyle w:val="Heading1"/>
        <w:ind w:right="314"/>
        <w:jc w:val="right"/>
      </w:pPr>
      <w:r>
        <w:rPr>
          <w:color w:val="411608"/>
          <w:spacing w:val="-2"/>
          <w:w w:val="115"/>
        </w:rPr>
        <w:t>Hayfields</w:t>
      </w:r>
    </w:p>
    <w:p w14:paraId="15B10789" w14:textId="77777777" w:rsidR="00A42783" w:rsidRDefault="00A27EE7">
      <w:pPr>
        <w:spacing w:before="16" w:line="322" w:lineRule="exact"/>
        <w:ind w:left="7617"/>
        <w:rPr>
          <w:sz w:val="27"/>
        </w:rPr>
      </w:pPr>
      <w:r>
        <w:rPr>
          <w:color w:val="010101"/>
          <w:w w:val="105"/>
          <w:sz w:val="27"/>
        </w:rPr>
        <w:t xml:space="preserve">Delay haying until </w:t>
      </w:r>
      <w:r>
        <w:rPr>
          <w:rFonts w:ascii="Times New Roman"/>
          <w:b/>
          <w:color w:val="010101"/>
          <w:w w:val="105"/>
          <w:sz w:val="29"/>
        </w:rPr>
        <w:t xml:space="preserve">mid-July </w:t>
      </w:r>
      <w:r>
        <w:rPr>
          <w:color w:val="010101"/>
          <w:w w:val="105"/>
          <w:sz w:val="27"/>
        </w:rPr>
        <w:t>or</w:t>
      </w:r>
      <w:r>
        <w:rPr>
          <w:color w:val="010101"/>
          <w:spacing w:val="-55"/>
          <w:w w:val="105"/>
          <w:sz w:val="27"/>
        </w:rPr>
        <w:t xml:space="preserve"> </w:t>
      </w:r>
      <w:r>
        <w:rPr>
          <w:color w:val="010101"/>
          <w:w w:val="105"/>
          <w:sz w:val="27"/>
        </w:rPr>
        <w:t>later</w:t>
      </w:r>
    </w:p>
    <w:p w14:paraId="437AE14B" w14:textId="77777777" w:rsidR="00A42783" w:rsidRDefault="00A27EE7">
      <w:pPr>
        <w:pStyle w:val="Heading2"/>
        <w:spacing w:line="482" w:lineRule="exact"/>
        <w:ind w:left="6600"/>
      </w:pPr>
      <w:r>
        <w:rPr>
          <w:color w:val="938C87"/>
          <w:spacing w:val="17"/>
          <w:w w:val="73"/>
          <w:sz w:val="43"/>
        </w:rPr>
        <w:t>A</w:t>
      </w:r>
      <w:r>
        <w:rPr>
          <w:color w:val="938C87"/>
          <w:spacing w:val="-1"/>
          <w:w w:val="94"/>
        </w:rPr>
        <w:t>l</w:t>
      </w:r>
      <w:r w:rsidR="000166A2">
        <w:rPr>
          <w:color w:val="938C87"/>
          <w:spacing w:val="-1"/>
          <w:w w:val="94"/>
        </w:rPr>
        <w:t>ternati</w:t>
      </w:r>
      <w:r>
        <w:rPr>
          <w:color w:val="938C87"/>
          <w:spacing w:val="-1"/>
          <w:w w:val="86"/>
        </w:rPr>
        <w:t>ves:</w:t>
      </w:r>
    </w:p>
    <w:p w14:paraId="5C21E1DF" w14:textId="6386F492" w:rsidR="00A42783" w:rsidRDefault="00A27EE7">
      <w:pPr>
        <w:pStyle w:val="ListParagraph"/>
        <w:numPr>
          <w:ilvl w:val="0"/>
          <w:numId w:val="2"/>
        </w:numPr>
        <w:tabs>
          <w:tab w:val="left" w:pos="6977"/>
          <w:tab w:val="left" w:pos="6978"/>
        </w:tabs>
        <w:spacing w:before="24" w:line="309" w:lineRule="auto"/>
        <w:ind w:right="488" w:hanging="276"/>
      </w:pPr>
      <w:r>
        <w:rPr>
          <w:color w:val="010101"/>
          <w:w w:val="110"/>
        </w:rPr>
        <w:t>Delay as long as possible, even early July</w:t>
      </w:r>
      <w:r>
        <w:rPr>
          <w:color w:val="010101"/>
          <w:spacing w:val="67"/>
          <w:w w:val="110"/>
        </w:rPr>
        <w:t xml:space="preserve"> </w:t>
      </w:r>
      <w:r>
        <w:rPr>
          <w:color w:val="010101"/>
          <w:w w:val="110"/>
        </w:rPr>
        <w:t>is better than</w:t>
      </w:r>
      <w:r>
        <w:rPr>
          <w:color w:val="010101"/>
          <w:spacing w:val="36"/>
          <w:w w:val="110"/>
        </w:rPr>
        <w:t xml:space="preserve"> </w:t>
      </w:r>
      <w:r>
        <w:rPr>
          <w:color w:val="010101"/>
          <w:w w:val="110"/>
        </w:rPr>
        <w:t>mid-June</w:t>
      </w:r>
    </w:p>
    <w:p w14:paraId="1AE309DF" w14:textId="77777777" w:rsidR="00A42783" w:rsidRDefault="00A27EE7">
      <w:pPr>
        <w:pStyle w:val="ListParagraph"/>
        <w:numPr>
          <w:ilvl w:val="0"/>
          <w:numId w:val="2"/>
        </w:numPr>
        <w:tabs>
          <w:tab w:val="left" w:pos="6974"/>
        </w:tabs>
        <w:spacing w:before="1"/>
        <w:ind w:left="6973" w:hanging="271"/>
      </w:pPr>
      <w:r>
        <w:rPr>
          <w:color w:val="010101"/>
          <w:w w:val="115"/>
        </w:rPr>
        <w:t>Cut perimeters first, delay interior</w:t>
      </w:r>
      <w:r>
        <w:rPr>
          <w:color w:val="010101"/>
          <w:spacing w:val="-20"/>
          <w:w w:val="115"/>
        </w:rPr>
        <w:t xml:space="preserve"> </w:t>
      </w:r>
      <w:r>
        <w:rPr>
          <w:color w:val="010101"/>
          <w:w w:val="115"/>
        </w:rPr>
        <w:t>cut</w:t>
      </w:r>
    </w:p>
    <w:p w14:paraId="12FE6C08" w14:textId="77777777" w:rsidR="00A42783" w:rsidRDefault="00A27EE7">
      <w:pPr>
        <w:pStyle w:val="ListParagraph"/>
        <w:numPr>
          <w:ilvl w:val="0"/>
          <w:numId w:val="2"/>
        </w:numPr>
        <w:tabs>
          <w:tab w:val="left" w:pos="6974"/>
        </w:tabs>
        <w:spacing w:before="79"/>
        <w:ind w:left="6973" w:hanging="271"/>
      </w:pPr>
      <w:r>
        <w:rPr>
          <w:color w:val="010101"/>
          <w:w w:val="115"/>
        </w:rPr>
        <w:t>Cut fields with high bird abundance</w:t>
      </w:r>
      <w:r>
        <w:rPr>
          <w:color w:val="010101"/>
          <w:spacing w:val="-8"/>
          <w:w w:val="115"/>
        </w:rPr>
        <w:t xml:space="preserve"> </w:t>
      </w:r>
      <w:r>
        <w:rPr>
          <w:color w:val="010101"/>
          <w:w w:val="115"/>
        </w:rPr>
        <w:t>last</w:t>
      </w:r>
    </w:p>
    <w:p w14:paraId="45833557" w14:textId="77777777" w:rsidR="00A42783" w:rsidRDefault="00A27EE7">
      <w:pPr>
        <w:pStyle w:val="ListParagraph"/>
        <w:numPr>
          <w:ilvl w:val="0"/>
          <w:numId w:val="2"/>
        </w:numPr>
        <w:tabs>
          <w:tab w:val="left" w:pos="6974"/>
        </w:tabs>
        <w:spacing w:before="79"/>
        <w:ind w:left="6973" w:hanging="271"/>
      </w:pPr>
      <w:r>
        <w:rPr>
          <w:color w:val="010101"/>
          <w:w w:val="115"/>
        </w:rPr>
        <w:t>Cut large fields</w:t>
      </w:r>
      <w:r>
        <w:rPr>
          <w:color w:val="010101"/>
          <w:spacing w:val="-28"/>
          <w:w w:val="115"/>
        </w:rPr>
        <w:t xml:space="preserve"> </w:t>
      </w:r>
      <w:r>
        <w:rPr>
          <w:color w:val="010101"/>
          <w:w w:val="115"/>
        </w:rPr>
        <w:t>last</w:t>
      </w:r>
    </w:p>
    <w:p w14:paraId="55A21A8E" w14:textId="77777777" w:rsidR="00A42783" w:rsidRDefault="00A42783">
      <w:pPr>
        <w:pStyle w:val="BodyText"/>
        <w:rPr>
          <w:sz w:val="20"/>
        </w:rPr>
      </w:pPr>
    </w:p>
    <w:p w14:paraId="46E18C28" w14:textId="77777777" w:rsidR="00A42783" w:rsidRDefault="00A42783">
      <w:pPr>
        <w:pStyle w:val="BodyText"/>
        <w:rPr>
          <w:sz w:val="20"/>
        </w:rPr>
      </w:pPr>
    </w:p>
    <w:p w14:paraId="55CABAD0" w14:textId="77777777" w:rsidR="00A42783" w:rsidRDefault="00A42783">
      <w:pPr>
        <w:rPr>
          <w:sz w:val="20"/>
        </w:rPr>
        <w:sectPr w:rsidR="00A42783">
          <w:pgSz w:w="12240" w:h="15840"/>
          <w:pgMar w:top="360" w:right="20" w:bottom="0" w:left="20" w:header="720" w:footer="720" w:gutter="0"/>
          <w:cols w:space="720"/>
        </w:sectPr>
      </w:pPr>
    </w:p>
    <w:p w14:paraId="5D6DA70F" w14:textId="77777777" w:rsidR="00A42783" w:rsidRDefault="00A42783">
      <w:pPr>
        <w:pStyle w:val="BodyText"/>
        <w:rPr>
          <w:sz w:val="38"/>
        </w:rPr>
      </w:pPr>
    </w:p>
    <w:p w14:paraId="52AEE10F" w14:textId="77777777" w:rsidR="00A42783" w:rsidRDefault="00A42783">
      <w:pPr>
        <w:pStyle w:val="BodyText"/>
        <w:spacing w:before="2"/>
        <w:rPr>
          <w:sz w:val="30"/>
        </w:rPr>
      </w:pPr>
    </w:p>
    <w:p w14:paraId="19FCEAE5" w14:textId="77777777" w:rsidR="00A42783" w:rsidRDefault="00A27EE7">
      <w:pPr>
        <w:pStyle w:val="Heading2"/>
      </w:pPr>
      <w:r>
        <w:rPr>
          <w:color w:val="938C87"/>
        </w:rPr>
        <w:t>Alternatives:</w:t>
      </w:r>
    </w:p>
    <w:p w14:paraId="16CC22FE" w14:textId="77777777" w:rsidR="00A42783" w:rsidRDefault="00A27EE7">
      <w:pPr>
        <w:spacing w:before="219" w:line="502" w:lineRule="exact"/>
        <w:ind w:left="2497"/>
        <w:rPr>
          <w:b/>
          <w:sz w:val="44"/>
        </w:rPr>
      </w:pPr>
      <w:r>
        <w:br w:type="column"/>
      </w:r>
      <w:r>
        <w:rPr>
          <w:b/>
          <w:color w:val="411608"/>
          <w:w w:val="115"/>
          <w:sz w:val="44"/>
        </w:rPr>
        <w:t>Pastures</w:t>
      </w:r>
    </w:p>
    <w:p w14:paraId="30672EE9" w14:textId="32070E53" w:rsidR="00A42783" w:rsidRDefault="003823A8">
      <w:pPr>
        <w:spacing w:line="329" w:lineRule="exact"/>
        <w:ind w:left="418"/>
        <w:rPr>
          <w:sz w:val="27"/>
        </w:rPr>
      </w:pPr>
      <w:ins w:id="47" w:author="Zoe Southcott" w:date="2024-03-14T14:40:00Z">
        <w:r>
          <w:rPr>
            <w:color w:val="010101"/>
            <w:w w:val="105"/>
            <w:sz w:val="27"/>
          </w:rPr>
          <w:t>Creat</w:t>
        </w:r>
      </w:ins>
      <w:ins w:id="48" w:author="Zoe Southcott" w:date="2024-03-14T14:42:00Z">
        <w:r>
          <w:rPr>
            <w:color w:val="010101"/>
            <w:w w:val="105"/>
            <w:sz w:val="27"/>
          </w:rPr>
          <w:t>e</w:t>
        </w:r>
      </w:ins>
      <w:ins w:id="49" w:author="Zoe Southcott" w:date="2024-03-14T14:40:00Z">
        <w:r>
          <w:rPr>
            <w:color w:val="010101"/>
            <w:w w:val="105"/>
            <w:sz w:val="27"/>
          </w:rPr>
          <w:t xml:space="preserve"> a nesting refuge in 1 or more paddocks: </w:t>
        </w:r>
      </w:ins>
      <w:del w:id="50" w:author="Zoe Southcott" w:date="2024-03-14T14:43:00Z">
        <w:r w:rsidR="00A27EE7" w:rsidDel="003823A8">
          <w:rPr>
            <w:color w:val="010101"/>
            <w:w w:val="105"/>
            <w:sz w:val="27"/>
          </w:rPr>
          <w:delText>D</w:delText>
        </w:r>
      </w:del>
      <w:ins w:id="51" w:author="Zoe Southcott" w:date="2024-03-14T14:43:00Z">
        <w:r>
          <w:rPr>
            <w:color w:val="010101"/>
            <w:w w:val="105"/>
            <w:sz w:val="27"/>
          </w:rPr>
          <w:t>d</w:t>
        </w:r>
      </w:ins>
      <w:r w:rsidR="00A27EE7">
        <w:rPr>
          <w:color w:val="010101"/>
          <w:w w:val="105"/>
          <w:sz w:val="27"/>
        </w:rPr>
        <w:t xml:space="preserve">elay grazing until </w:t>
      </w:r>
      <w:r w:rsidR="00A27EE7">
        <w:rPr>
          <w:rFonts w:ascii="Times New Roman"/>
          <w:b/>
          <w:color w:val="010101"/>
          <w:w w:val="105"/>
          <w:sz w:val="29"/>
        </w:rPr>
        <w:t xml:space="preserve">mid-July </w:t>
      </w:r>
      <w:r w:rsidR="00A27EE7">
        <w:rPr>
          <w:color w:val="010101"/>
          <w:w w:val="105"/>
          <w:sz w:val="27"/>
        </w:rPr>
        <w:t>or later</w:t>
      </w:r>
    </w:p>
    <w:p w14:paraId="017F62CF" w14:textId="77777777" w:rsidR="00A42783" w:rsidRDefault="00A42783">
      <w:pPr>
        <w:spacing w:line="329" w:lineRule="exact"/>
        <w:rPr>
          <w:sz w:val="27"/>
        </w:rPr>
        <w:sectPr w:rsidR="00A42783">
          <w:type w:val="continuous"/>
          <w:pgSz w:w="12240" w:h="15840"/>
          <w:pgMar w:top="0" w:right="20" w:bottom="0" w:left="20" w:header="720" w:footer="720" w:gutter="0"/>
          <w:cols w:num="2" w:space="720" w:equalWidth="0">
            <w:col w:w="2328" w:space="4747"/>
            <w:col w:w="5125"/>
          </w:cols>
        </w:sectPr>
      </w:pPr>
    </w:p>
    <w:p w14:paraId="0EFE6197" w14:textId="765209A5" w:rsidR="00A42783" w:rsidRDefault="00A27EE7">
      <w:pPr>
        <w:pStyle w:val="ListParagraph"/>
        <w:numPr>
          <w:ilvl w:val="0"/>
          <w:numId w:val="1"/>
        </w:numPr>
        <w:tabs>
          <w:tab w:val="left" w:pos="709"/>
        </w:tabs>
        <w:spacing w:before="120"/>
        <w:ind w:left="708" w:hanging="280"/>
      </w:pPr>
      <w:r>
        <w:rPr>
          <w:color w:val="010101"/>
          <w:w w:val="110"/>
        </w:rPr>
        <w:t>Delay as long as possible</w:t>
      </w:r>
      <w:del w:id="52" w:author="Andrew Campomizzi" w:date="2024-03-13T19:37:00Z">
        <w:r w:rsidDel="00BB2236">
          <w:rPr>
            <w:color w:val="010101"/>
            <w:w w:val="110"/>
          </w:rPr>
          <w:delText>,</w:delText>
        </w:r>
      </w:del>
      <w:r>
        <w:rPr>
          <w:color w:val="010101"/>
          <w:w w:val="110"/>
        </w:rPr>
        <w:t xml:space="preserve"> </w:t>
      </w:r>
      <w:ins w:id="53" w:author="Andrew Campomizzi" w:date="2024-03-13T19:37:00Z">
        <w:r w:rsidR="00BB2236">
          <w:rPr>
            <w:color w:val="010101"/>
            <w:w w:val="110"/>
          </w:rPr>
          <w:t>(</w:t>
        </w:r>
      </w:ins>
      <w:r>
        <w:rPr>
          <w:color w:val="010101"/>
          <w:w w:val="110"/>
        </w:rPr>
        <w:t>even early July provides some birds a chance to raise</w:t>
      </w:r>
      <w:r>
        <w:rPr>
          <w:color w:val="010101"/>
          <w:spacing w:val="15"/>
          <w:w w:val="110"/>
        </w:rPr>
        <w:t xml:space="preserve"> </w:t>
      </w:r>
      <w:r>
        <w:rPr>
          <w:color w:val="010101"/>
          <w:w w:val="110"/>
        </w:rPr>
        <w:t>young</w:t>
      </w:r>
      <w:ins w:id="54" w:author="Andrew Campomizzi" w:date="2024-03-13T19:37:00Z">
        <w:r w:rsidR="00BB2236">
          <w:rPr>
            <w:color w:val="010101"/>
            <w:w w:val="110"/>
          </w:rPr>
          <w:t>)</w:t>
        </w:r>
      </w:ins>
    </w:p>
    <w:p w14:paraId="4FF28EC9" w14:textId="77777777" w:rsidR="00A42783" w:rsidRDefault="00A27EE7">
      <w:pPr>
        <w:pStyle w:val="ListParagraph"/>
        <w:numPr>
          <w:ilvl w:val="0"/>
          <w:numId w:val="1"/>
        </w:numPr>
        <w:tabs>
          <w:tab w:val="left" w:pos="710"/>
        </w:tabs>
        <w:spacing w:before="74" w:line="314" w:lineRule="auto"/>
        <w:ind w:right="252" w:hanging="278"/>
      </w:pPr>
      <w:r>
        <w:rPr>
          <w:color w:val="010101"/>
          <w:w w:val="115"/>
        </w:rPr>
        <w:t xml:space="preserve">Light spring grazing from late May to the beginning of June, then rest paddock until mid-July (bobolink will stay and </w:t>
      </w:r>
      <w:proofErr w:type="spellStart"/>
      <w:r>
        <w:rPr>
          <w:color w:val="010101"/>
          <w:w w:val="115"/>
        </w:rPr>
        <w:t>renest</w:t>
      </w:r>
      <w:proofErr w:type="spellEnd"/>
      <w:r>
        <w:rPr>
          <w:color w:val="010101"/>
          <w:w w:val="115"/>
        </w:rPr>
        <w:t xml:space="preserve"> if enough vegetation</w:t>
      </w:r>
      <w:r>
        <w:rPr>
          <w:color w:val="010101"/>
          <w:spacing w:val="17"/>
          <w:w w:val="115"/>
        </w:rPr>
        <w:t xml:space="preserve"> </w:t>
      </w:r>
      <w:r>
        <w:rPr>
          <w:color w:val="010101"/>
          <w:w w:val="115"/>
        </w:rPr>
        <w:t>remains}</w:t>
      </w:r>
    </w:p>
    <w:p w14:paraId="275C8B73" w14:textId="77777777" w:rsidR="00A42783" w:rsidRDefault="00A27EE7">
      <w:pPr>
        <w:pStyle w:val="ListParagraph"/>
        <w:numPr>
          <w:ilvl w:val="0"/>
          <w:numId w:val="1"/>
        </w:numPr>
        <w:tabs>
          <w:tab w:val="left" w:pos="710"/>
        </w:tabs>
        <w:spacing w:line="314" w:lineRule="auto"/>
        <w:ind w:left="710" w:right="240" w:hanging="281"/>
      </w:pPr>
      <w:r>
        <w:rPr>
          <w:color w:val="010101"/>
          <w:w w:val="115"/>
        </w:rPr>
        <w:t>Lengthen rest period between grazing to at least 40 days (if vegetation is short after grazing, bobolink will disperse, but eastern meadowlark and grasshopper sparrow will stay and</w:t>
      </w:r>
      <w:r>
        <w:rPr>
          <w:color w:val="010101"/>
          <w:spacing w:val="24"/>
          <w:w w:val="115"/>
        </w:rPr>
        <w:t xml:space="preserve"> </w:t>
      </w:r>
      <w:proofErr w:type="spellStart"/>
      <w:r>
        <w:rPr>
          <w:color w:val="010101"/>
          <w:w w:val="115"/>
        </w:rPr>
        <w:t>renest</w:t>
      </w:r>
      <w:proofErr w:type="spellEnd"/>
      <w:ins w:id="55" w:author="Andrew Campomizzi" w:date="2024-03-12T14:12:00Z">
        <w:r w:rsidR="000166A2">
          <w:rPr>
            <w:color w:val="010101"/>
            <w:w w:val="115"/>
          </w:rPr>
          <w:t>)</w:t>
        </w:r>
      </w:ins>
      <w:r>
        <w:rPr>
          <w:color w:val="010101"/>
          <w:w w:val="115"/>
        </w:rPr>
        <w:t>.</w:t>
      </w:r>
    </w:p>
    <w:p w14:paraId="245E9571" w14:textId="77777777" w:rsidR="00A42783" w:rsidRDefault="00A27EE7">
      <w:pPr>
        <w:pStyle w:val="ListParagraph"/>
        <w:numPr>
          <w:ilvl w:val="0"/>
          <w:numId w:val="1"/>
        </w:numPr>
        <w:tabs>
          <w:tab w:val="left" w:pos="708"/>
        </w:tabs>
        <w:spacing w:before="1"/>
        <w:ind w:left="707"/>
      </w:pPr>
      <w:r>
        <w:rPr>
          <w:noProof/>
        </w:rPr>
        <w:drawing>
          <wp:anchor distT="0" distB="0" distL="0" distR="0" simplePos="0" relativeHeight="251518976" behindDoc="1" locked="0" layoutInCell="1" allowOverlap="1" wp14:anchorId="51EED8A1" wp14:editId="52F980B6">
            <wp:simplePos x="0" y="0"/>
            <wp:positionH relativeFrom="page">
              <wp:posOffset>769300</wp:posOffset>
            </wp:positionH>
            <wp:positionV relativeFrom="paragraph">
              <wp:posOffset>156084</wp:posOffset>
            </wp:positionV>
            <wp:extent cx="3516803" cy="695786"/>
            <wp:effectExtent l="0" t="0" r="0" b="0"/>
            <wp:wrapNone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6803" cy="69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480" behindDoc="0" locked="0" layoutInCell="1" allowOverlap="1" wp14:anchorId="48CBB95B" wp14:editId="4A92BFD5">
            <wp:simplePos x="0" y="0"/>
            <wp:positionH relativeFrom="page">
              <wp:posOffset>4566960</wp:posOffset>
            </wp:positionH>
            <wp:positionV relativeFrom="paragraph">
              <wp:posOffset>351392</wp:posOffset>
            </wp:positionV>
            <wp:extent cx="2747502" cy="524891"/>
            <wp:effectExtent l="0" t="0" r="0" b="0"/>
            <wp:wrapNone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502" cy="524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1"/>
          <w:w w:val="110"/>
        </w:rPr>
        <w:t>Reduce grazing pressure during peak</w:t>
      </w:r>
      <w:r>
        <w:rPr>
          <w:color w:val="010101"/>
          <w:spacing w:val="13"/>
          <w:w w:val="110"/>
        </w:rPr>
        <w:t xml:space="preserve"> </w:t>
      </w:r>
      <w:r>
        <w:rPr>
          <w:color w:val="010101"/>
          <w:w w:val="110"/>
        </w:rPr>
        <w:t>nesting</w:t>
      </w:r>
      <w:ins w:id="56" w:author="Andrew Campomizzi" w:date="2024-03-12T15:20:00Z">
        <w:r w:rsidR="0056782D">
          <w:rPr>
            <w:color w:val="010101"/>
            <w:w w:val="110"/>
          </w:rPr>
          <w:t xml:space="preserve"> in fields with high bird abundance</w:t>
        </w:r>
      </w:ins>
    </w:p>
    <w:p w14:paraId="5B97E1A5" w14:textId="77777777" w:rsidR="00A42783" w:rsidRDefault="00A42783">
      <w:pPr>
        <w:pStyle w:val="BodyText"/>
        <w:rPr>
          <w:sz w:val="24"/>
        </w:rPr>
      </w:pPr>
    </w:p>
    <w:p w14:paraId="6CB86FB9" w14:textId="77777777" w:rsidR="00A42783" w:rsidRDefault="00A42783">
      <w:pPr>
        <w:pStyle w:val="BodyText"/>
        <w:rPr>
          <w:sz w:val="24"/>
        </w:rPr>
      </w:pPr>
    </w:p>
    <w:p w14:paraId="7AA304EA" w14:textId="77777777" w:rsidR="00A42783" w:rsidRDefault="00A42783">
      <w:pPr>
        <w:pStyle w:val="BodyText"/>
        <w:spacing w:before="4"/>
        <w:rPr>
          <w:sz w:val="25"/>
        </w:rPr>
      </w:pPr>
    </w:p>
    <w:p w14:paraId="5B0076D3" w14:textId="1142E95D" w:rsidR="00A42783" w:rsidRDefault="00A27EE7">
      <w:pPr>
        <w:pStyle w:val="ListParagraph"/>
        <w:numPr>
          <w:ilvl w:val="1"/>
          <w:numId w:val="1"/>
        </w:numPr>
        <w:tabs>
          <w:tab w:val="left" w:pos="4369"/>
          <w:tab w:val="left" w:pos="4371"/>
          <w:tab w:val="left" w:pos="6624"/>
        </w:tabs>
        <w:ind w:hanging="593"/>
        <w:rPr>
          <w:sz w:val="5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7AD63E2B" wp14:editId="7E0B442A">
                <wp:simplePos x="0" y="0"/>
                <wp:positionH relativeFrom="page">
                  <wp:posOffset>1550670</wp:posOffset>
                </wp:positionH>
                <wp:positionV relativeFrom="paragraph">
                  <wp:posOffset>454025</wp:posOffset>
                </wp:positionV>
                <wp:extent cx="537845" cy="1270"/>
                <wp:effectExtent l="0" t="0" r="0" b="0"/>
                <wp:wrapTopAndBottom/>
                <wp:docPr id="10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7845" cy="1270"/>
                        </a:xfrm>
                        <a:custGeom>
                          <a:avLst/>
                          <a:gdLst>
                            <a:gd name="T0" fmla="+- 0 2442 2442"/>
                            <a:gd name="T1" fmla="*/ T0 w 847"/>
                            <a:gd name="T2" fmla="+- 0 3288 2442"/>
                            <a:gd name="T3" fmla="*/ T2 w 84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47">
                              <a:moveTo>
                                <a:pt x="0" y="0"/>
                              </a:moveTo>
                              <a:lnTo>
                                <a:pt x="846" y="0"/>
                              </a:lnTo>
                            </a:path>
                          </a:pathLst>
                        </a:custGeom>
                        <a:noFill/>
                        <a:ln w="1220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03C2B2" id="Freeform 6" o:spid="_x0000_s1026" style="position:absolute;margin-left:122.1pt;margin-top:35.75pt;width:42.35pt;height:.1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4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fRmAwMAAKEGAAAOAAAAZHJzL2Uyb0RvYy54bWysVW1v0zAQ/o7Ef7D8EdTlpVmbVUsn1LQI&#10;acCklR/g2k4TkdjBdpsOxH/nbCdd24GEEPmQ2rnzc889d77e3h2aGu250pUUGY6uQoy4oJJVYpvh&#10;L+vVKMVIGyIYqaXgGX7iGt/NX7+67doZj2Upa8YVAhChZ12b4dKYdhYEmpa8IfpKtlyAsZCqIQa2&#10;ahswRTpAb+ogDsNJ0EnFWiUp1xq+5t6I5w6/KDg1n4tCc4PqDAM3497KvTf2HcxvyWyrSFtWtKdB&#10;/oFFQyoBQY9QOTEE7VT1AqqpqJJaFuaKyiaQRVFR7nKAbKLwIpvHkrTc5QLi6PYok/5/sPTT/kGh&#10;ikHtQB5BGqjRSnFuFUcTK0/X6hl4PbYPyiao23tJv2owBGcWu9HggzbdR8kAheyMdJIcCtXYk5As&#10;Ojjln47K84NBFD5ej6dpco0RBVMUT11dAjIbjtKdNu+5dDBkf6+NLxuDlROd9czXkEPR1FDBtyMU&#10;ojhJYvfqy3x0iwa3NwFah6hDaTK99IkHHwc1jtP0t1Djwc1Cxc9QwH478CPlQJkeRM8ZVojYSxI6&#10;kVqprThrYDaoAwjgZPP7gy+EvvT1Z/oQCrr/su8VRtD3G59sS4xlZkPYJeoybIWw+0bu+Vo6i7mo&#10;GsR4ttbi1CtNJmecvBUOWHjoGL9wIS3Tk6oKuarq2pW1FpZIFMehp6JlXTFrtWy02m4WtUJ7Yi+0&#10;e2wugHbm1iptcqJL7+dMPmUld4K5MCUnbNmvDalqvwag2mkOndlLY3vUXeUfN+HNMl2mySiJJ8tR&#10;Eub56N1qkYwmq2h6nY/zxSKPflr5omRWVoxxYWkPYyVK/u7a9gPOD4TjYDlL70yFlXteqhCc03Ai&#10;QS7Dr6/CcG39Pd9I9gRXWEk/J2Guw6KU6jtGHczIDOtvO6I4RvUHAUPoJkoSO1TdJrmexrBRp5bN&#10;qYUIClAZNhga3y4Xxg/iXauqbQmRItd6Qr6D0VFU9pK7GeNZ9RuYgy6DfmbbQXu6d17P/yzzXwAA&#10;AP//AwBQSwMEFAAGAAgAAAAhAA+9XU/iAAAACQEAAA8AAABkcnMvZG93bnJldi54bWxMj8FOwzAM&#10;hu9IvENkJC6IpSuDjdJ0AiSEdkFsIE3cssZrqzVOSbKu4+nxTnC0/en39+fzwbaiRx8aRwrGowQE&#10;UulMQ5WCz4+X6xmIEDUZ3TpCBUcMMC/Oz3KdGXegJfarWAkOoZBpBXWMXSZlKGu0Ooxch8S3rfNW&#10;Rx59JY3XBw63rUyT5E5a3RB/qHWHzzWWu9XeKlj23+R3xyv39NUvtj/vcj28vq2VurwYHh9ARBzi&#10;HwwnfVaHgp02bk8miFZBOpmkjCqYjm9BMHCTzu5BbE6LKcgil/8bFL8AAAD//wMAUEsBAi0AFAAG&#10;AAgAAAAhALaDOJL+AAAA4QEAABMAAAAAAAAAAAAAAAAAAAAAAFtDb250ZW50X1R5cGVzXS54bWxQ&#10;SwECLQAUAAYACAAAACEAOP0h/9YAAACUAQAACwAAAAAAAAAAAAAAAAAvAQAAX3JlbHMvLnJlbHNQ&#10;SwECLQAUAAYACAAAACEAJbX0ZgMDAAChBgAADgAAAAAAAAAAAAAAAAAuAgAAZHJzL2Uyb0RvYy54&#10;bWxQSwECLQAUAAYACAAAACEAD71dT+IAAAAJAQAADwAAAAAAAAAAAAAAAABdBQAAZHJzL2Rvd25y&#10;ZXYueG1sUEsFBgAAAAAEAAQA8wAAAGwGAAAAAA==&#10;" path="m,l846,e" filled="f" strokeweight=".33908mm">
                <v:path arrowok="t" o:connecttype="custom" o:connectlocs="0,0;53721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1024" behindDoc="1" locked="0" layoutInCell="1" allowOverlap="1" wp14:anchorId="081BF820" wp14:editId="03D13B65">
                <wp:simplePos x="0" y="0"/>
                <wp:positionH relativeFrom="page">
                  <wp:posOffset>280670</wp:posOffset>
                </wp:positionH>
                <wp:positionV relativeFrom="paragraph">
                  <wp:posOffset>545465</wp:posOffset>
                </wp:positionV>
                <wp:extent cx="7486015" cy="2160905"/>
                <wp:effectExtent l="0" t="0" r="0" b="0"/>
                <wp:wrapNone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86015" cy="2160905"/>
                          <a:chOff x="442" y="859"/>
                          <a:chExt cx="11789" cy="3403"/>
                        </a:xfrm>
                      </wpg:grpSpPr>
                      <pic:pic xmlns:pic="http://schemas.openxmlformats.org/drawingml/2006/picture">
                        <pic:nvPicPr>
                          <pic:cNvPr id="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2" y="859"/>
                            <a:ext cx="11789" cy="3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3" y="1167"/>
                            <a:ext cx="1539" cy="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8C2D32" id="Group 3" o:spid="_x0000_s1026" style="position:absolute;margin-left:22.1pt;margin-top:42.95pt;width:589.45pt;height:170.15pt;z-index:-251795456;mso-position-horizontal-relative:page" coordorigin="442,859" coordsize="11789,34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G9nSAwAAmg0AAA4AAABkcnMvZTJvRG9jLnhtbOxX227jNhB9L9B/&#10;IPSuiJJp3RBnkVh2UCBtg3b7AbREWcRKpEDSdoJi/71DSrKdONhd7PalRQxIJjnkcOacmSF1/eGp&#10;a9GeKc2lWHjhFfYQE6WsuNguvL8+rv3UQ9pQUdFWCrbwnpn2Ptz8/NP1oc9ZJBvZVkwhUCJ0fugX&#10;XmNMnweBLhvWUX0leyZAWEvVUQNdtQ0qRQ+gvWuDCOM4OEhV9UqWTGsYLQahd+P01zUrze91rZlB&#10;7cID24x7K/fe2Hdwc03zraJ9w8vRDPodVnSUC9j0qKqghqKd4heqOl4qqWVtrkrZBbKuecmcD+BN&#10;iF95c6/krne+bPPDtj/CBNC+wum71Za/7R8V4tXCIx4StAOK3K5oZqE59NscZtyr/s/+UQ3+QfNB&#10;lp80iIPXctvfDpPR5vCrrEAd3RnpoHmqVWdVgNPoyTHwfGSAPRlUwmBC0hiHcw+VIIvCGGd4PnBU&#10;NkCkXUdI5CGQpvNskqzG1WGYpNmwdkaw8yCg+bCvs3W07ea652UOz4gotC4Q/XrkwSqzU8wblXTf&#10;pKOj6tOu94H8nhq+4S03zy6QASJrlNg/8tJCbTsncuKJHJDaTZFDZZozrKDWI0cNEnLZULFlt7qH&#10;DIC8hOXTkFLy0DBaaTtsSXypxXVfWLFpeb/mbWu5s+3RX0iiV0H4BmRDgBey3HVMmCFjFWvBdSl0&#10;w3vtIZWzbsMgANUvFdhZQrUwEDa94sK4uIHYeNDG7m6jxCXV31F6i3EW3fnLOV76BCcr/zYjiZ/g&#10;VUIwScNluPxsV4ck32kGqNC26PloOoxeGP9mBo21ZshNl+NoT10lscA5g6Z/ZyIMWYSsrVqVfwD2&#10;MA/aRjFTNrZZA5DjOEw+ChzqJ6AtJRoy7qtJdJEMUyJ9KRUgUJQ290x2yDYAeTDUQU334Mbg2jTF&#10;Gi2k5d+50ooXA+DDMPIWSRnOVukqJT6J4hWQVBT+7XpJ/HgdJvNiViyXRTiR1PCqYsJu8+McOchl&#10;y6sparXabpatGrhbu5+LfCDgNC2wsXIyY+LVKjvFXRZGBN9Fmb+O08QnazL3swSnPg6zuyzGJCPF&#10;+qVLD1ywH3cJHRZeNo/mjqUzo22cnfmG3e/SN5p33MA52/IOCudxEs1tIViJylFrKG+H9hkU1vwT&#10;FEPID6E+xShIbROe/15ZhcvJcOY9jmWVWOysO7b0/m/KKhyY72UVzi9L7DeVVUjymbtkhGGc2JAY&#10;aoC9oYTz2XjFIHE0Ztp0s5lq5ntZfS+r/2ZZdXdX+ABwhXj8WLFfGOd9aJ9/Ut38Aw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MEFAAGAAgAAAAhAJ5hL+zgAAAACgEAAA8AAABkcnMvZG93&#10;bnJldi54bWxMj8tqwzAQRfeF/oOYQneNbOVB4loOIbRdhUKTQsluYk9sE2tkLMV2/r7Kql0O53Lv&#10;mXQ9mkb01LnasoZ4EoEgzm1Rc6nh+/D+sgThPHKBjWXScCMH6+zxIcWksAN/Ub/3pQgl7BLUUHnf&#10;JlK6vCKDbmJb4sDOtjPow9mVsuhwCOWmkSqKFtJgzWGhwpa2FeWX/dVo+Bhw2Ezjt353OW9vx8P8&#10;82cXk9bPT+PmFYSn0f+F4a4f1CELTid75cKJRsNspkJSw3K+AnHnSk1jEKdA1EKBzFL5/4XsFwAA&#10;//8DAFBLAwQKAAAAAAAAACEAZ/B6dF1tAwBdbQMAFQAAAGRycy9tZWRpYS9pbWFnZTEuanBlZ//Y&#10;/+AAEEpGSUYAAQEBANwA3AAA/9sAQwACAQEBAQECAQEBAgICAgIEAwICAgIFBAQDBAYFBgYGBQYG&#10;BgcJCAYHCQcGBggLCAkKCgoKCgYICwwLCgwJCgoK/9sAQwECAgICAgIFAwMFCgcGBwoKCgoKCgoK&#10;CgoKCgoKCgoKCgoKCgoKCgoKCgoKCgoKCgoKCgoKCgoKCgoKCgoKCgoK/8AAEQgCBwcG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oAKKKKACiiigAooooAKKKKACiiigAooooAKKKKACiiigAooooAKKKKACiiigAooooAKKKKACi&#10;iigAooooAKKKKACiiigAooooAKKKKACiiigAooooAKKKKACiiigAooooAKKKKACiiigAooooAKKK&#10;KACiiigAooooAKKKKACiiigAooooAa2M818Y/Frxx4zsPiFr1vZeLdSjWPW7pY4476RVVRMwAADc&#10;ACvs5xxmvh74uKH+KHiAE8DXLz/0c1fO8QSlGjDlfV/kfWcJ06dXFzU0np19TIn+JfxFZvLj8bat&#10;/wCDCX/4qobj4ifEXZk+NNXHr/xMpf8A4qq8ohtxuB7VmXdyZWIBwvf3r4+WIrfzM/SsPg8L/wA+&#10;4/cv8izN8SfiGpZP+E91j/waTf8AxVU5viX8RUy3/Cf61/4NJv8A4qqN1GC39ao3ABXaTXLPEYjp&#10;J/ez2qGAwLt+6j9y/wAjf8PeJfjH411qHw54c8Za7cXk4cwwrqk2TtQsf4vQGsSb4nfE1HKN8Qtc&#10;Vgec6tPx/wCP16h8AdTsvhD4H1j49ahp6zTJcR6Zo0MnHmuzB5ivvsGM9uRXHftKeD7bwx8SJtW0&#10;VVOk6/Cup6VIv3WjlGSPbDbhjtx61tiKOIp4CNf2jv1V3om7JnPl+KwGIzyeDeHhyJWjKys5R1kt&#10;ul19zOdPxP8AiSBu/wCFja3/AODaf/4qkHxN+JWMD4ia3j0GrT//ABVegfso/CHxD4k+Jmh+KNc8&#10;CSXnhtvtQmurq1WS3OIZVGc5BxIAB74rkNT+CHxXtPESaE/w+1JLi882Wzt/s/zSRqeSB6DI/MVh&#10;9XzL6rCvFyfM7dem3XzOyGO4dlmNTCONNOEU23y673W26tr6mf8A8LO+JZ5HxF1z0z/a0/8A8VR/&#10;ws34m/8ARRdb/wDBtP8A/FV6f8b/AIFeLbP4e+C7vQfhpJDNZeHSfEMlrZKjRyjBJlK9TgHk56V4&#10;/wCHfDPiHxdqi6L4Z0W4vrqTlYLeMu2O5IHTFRiqOY4TEKi5Su7W366mmV4nIcywLxMacEk2n8Lt&#10;Zta+trml/wALN+Jn/RRdc/8ABtP/APFUf8LN+Jv/AEUXXP8AwbT/APxVXPFnwL+LvgfTv7X8UeAr&#10;61tVXL3G1XRP94oTt/GsPw34W8Q+MNQ/snwvpE17deU0nkwrzsUZLfQVhKWY05qEnK72V2dtOPD9&#10;ag60FTcVu1y2Xr2L/wDws34m/wDRRdb/APBtP/8AFUv/AAs34mf9FF1z/wAG0/8A8VWhZ/AH4yX/&#10;AId/4Suz+HmpPY+XvWbygGKddwTO4j8Kj8K/Av4t+NdHbxB4a8CX11ZqSPOVVXdjrtDEFsf7OeeK&#10;09nm17Wn36mTrcMxi23SsnZ/Dv2Kf/Czfib/ANFF1z/wbT//ABVJ/wALN+Jv/RRdb/8ABtP/APFV&#10;kNpOppqv9iSafMl59o8n7O0eH8zdt2465zx0rotI+CPxY17WLrQNK8BahLeWThLqLytoiYqGCsxw&#10;AcEHk9DWdN5lUk1HmdtHvobVqeQ4dJ1VTjdXV+VXXcpn4nfEz/oouuf+Daf/AOLpR8T/AIl9/iNr&#10;n/g2n/8Ai6reLfA/i7wHfjS/GHh2606duVS6iK7h6g9GHuMivWf2dfgj4l1DQ/E2reIfh1JcQXnh&#10;eVtDuLqyVw8xxsaLcMhvQjmunC0cwxWI9jeSfqzhzPFZBl+XPFunTlHS1uXVtrZ+W55cPif8SMcf&#10;EXW8en9rT/8AxVKfid8Ssc/ETXCP+wtPx/49VTxR4R8TeC9U/sbxbotxYXZjEnkXK4baTwfXsah8&#10;P+Hdd8WavDoPhvS5ry8m3eTbwrlnwpY4HsoJ/CuN1Mcqvs+Z3va13e/3nqLC5M6Ht1CHJa97R273&#10;ttY0f+Fn/EocD4i65/4Np/8A4qlHxO+JJGR8RNc+v9rT/wDxVeo/FD4B+MI/gv4HbRvhlKuqW1ve&#10;tr7w2KiZP3ilDKRyflBxnOBXkGseE/E2gaZY6zrOi3FvaapGz6fcSIQs6jGSp74yK68ZRzDBy5ZS&#10;k9E73fX5nk5TiuH81p80KdNPmcbe7d2b8utr+he/4Wb8Tf8Aoouuf+Daf/4qk/4Wb8Tf+ii63/4N&#10;p/8A4qsmDSNTutPudVt7J2t7NkW4mH3Yy5YID9dp/I1L4d8MeIPF2qronhrSJ726dSy29um5ioGS&#10;cew5rkjWx0pJKUtdtXqetLCZPGMpSpwSju7LT100NL/hZvxM/wCii65/4Np//iqP+Fm/E3/oouuf&#10;+Daf/wCKrL0zw9rmtawvh/SNIuLq+Zyi2tvGXcsOvArpPEXwA+M3hPSW13X/AIe39vaqhd5tqyBF&#10;HdghJX8QK0p/2lVi5Q5ml1uzCrHh+hUjTqKmnK1k+VXvsZ3/AAs34m/9FF1v/wAG0/8A8VSj4m/E&#10;wnb/AMLF1zk4/wCQtP8A/FVgquRzTo1CyKR/eFZ08RiJVIqU3uurN6+X4GGHlKNGN0m/hXb0PQvj&#10;FN8UPhJ4+u/A8vxZ1u8a3iic3C6lOobegbpvPTNcx/ws74mNz/wsXXP/AAbz/wDxVeo/tNfDfx38&#10;Qv2iNXt/BXhe81ForWz8028R2p+4TGWPyj8TXlHjH4eeN/h7dR2XjXwxd6bJJzH9ojwr/wC63Rvw&#10;J/Cu7MKeOw+Iny83Invd2PFyOtk2MwFCNX2bqyim1aN27LpYn/4Wb8Tf+ii65/4Np/8A4qk/4Wb8&#10;Tf8Aoout/wDg2n/+Kqrovgfxf4j019X0Lw5d3dtHcJbvLbwlgJXICpx3OaXxj4G8WfD/AFRNF8Y6&#10;FNp91JCsyQTEbjGSQDwT6H8q4+bMFT57yt3u7HreyyN1vY8tPm7WjfTV6Fn/AIWb8Tcf8lF1z/wb&#10;T/8AxVSw/E34lAjd8RNb/wDBtP8A/FVoaP8As8/GvxBpI1zSPhxqUls0e9ZGRULL6qrEM34CuYvN&#10;L1LQ9Rk0rWdOmtbqFtskFxGVZT9CM+n5iqm8yoxUqjkk+7ZnSjkOKlKFFU5SW6XK2jpLb4k/EmQA&#10;f8LC1r/wbTf/ABVX7b4kfELgL4/1r/waTf8AxVZ/gX4b+PviAzL4L8J3d8I+JJIlARD6FiQo/Orn&#10;iD4e+NvANzHB4w8NXVi0mRG0yfK/0YcH8DXVD+0HS9p73L3uzy6yyP6w6C9nz/y2V/u7l5fiP8Q9&#10;6p/wnesZx/0FJv8A4qr+j+N/iHqerW2m/wDCf6uv2iZI9/8Aac3GWAz973rndE0jVde1WPS9G0+a&#10;7uJOI7e3jLu30Ars7X4TfEnwhrGm6t4k8IXlrb/bod07IGRfnHUrnb+NduF+uVGmuZq6u7ux4eZf&#10;2Xh4uLUFKzsny3forE/jXVviL4B+Jd34Ln+JOrXP2NlUzLqEyh8oG6bv9r9KnXx144PI8Y6p93/o&#10;Iy//ABVN/aDt57r9oPWLe1iZpGmiEaquST5ScD3q9L8KPiZY6N/bF34NvlhWPfIfLBZR3JXOR+WK&#10;9WUcR7acYXsnbdniYepgfqNKdfkUpRT1SV/wI7Lxz43MW4+MtVPP/QQl/wDiqm/4TbxwHXb4x1Tp&#10;/wBBCTj9ax9Nb9ycnjNWwkbsuZP4aqFSr1bCthcNf4F9yNG38YeOpZM/8JpqmPfUJf8A4qrp8V+N&#10;BD8vi/VP/BhL6/71ZFpEq7Spq4SSufcD9a6o1Kndnn1qFHpFfcjRtvFfjMfM/i3Ujz/z/Sf41Lee&#10;O/GEciRDxXqCAqWZvtsmfw5rPhUM+e2adcW9rcLJ9oTJXAU9MVtetKNuY8+rh6NvhRoaH8RfEYRr&#10;i98W6geSI1a9kLH8M1Xbx54yvtVW4/4S7Uo44+Wjjv5APocN1qtpug2jR7pJJCpz8u7/ACat3lrA&#10;iJHDEqKOyirpRqyspS2POlRj2Qat428aCFmj8XamuV7ahKPx61D4S8aeOJreRrjxhqj4kwN9/Kf/&#10;AGY1T1whYGOf4ar+FptmnSF16SE8j2r0YSl3OacI9kdVpXi/xfNJNIfFupNiQgL9uk4/Wrj+LPFq&#10;wMf+En1Ic/8AP8/+NYnhw77Nn3bsyEir1/8ALAeMV1R5uXU5JRj2K0fjLxrJdMo8XaptTj/kISf4&#10;10fwJ8TeKtR+K+l2N/4m1C4gka43xTXjupxBIRkE46gHoeRXJJCY4pmUZ3Nmuj/Z/Xb8YtJA/wCn&#10;j/0nkp/aMKiXKz6aT7o+lLQOBiiuk4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BHPy18N/Frzbb4reIln6NrV20beuZn4r7jPBzXxP8AGyMP418QTsnz&#10;Q67dbSPQzPXzvEX8GHq/yPsODVzYyp/h/U465UTDcOv8NZcy/O24VfWVg2zP09qq6hGx/eD8fevi&#10;am5+oYczbk4bJNVRZXWpXKWNlC8k1xKscMcfLOzcBQPXJqzd/NyK3fg34m8JeDPiNY+K/GkNxLa6&#10;eWmihtogzPMB8mckYAPP4CsqMYTrRU3ZXV/JHoVq1WhhJzpx5pJaJbt20/E9U+LXwci1Dwt4b+Gm&#10;mfErw3psPh+yb7Zb32obJGu5DukYgfpn1rI+Kfwyn1L9m6zT/hK9H1jUvBdwxMmk3Xm5sZCBhvRl&#10;P4bUPevGvFuvX3izxFfeJtSbdcX11JPL7FjnH4dK3vgZ8TNL+G3iq4/4Sq1luND1bT5rLWLaBdzN&#10;Gy8FQSOQ2PwJr0ZZhgq2IlCVO0ZLlvfa2zseLTyDOMHl9KvCtzTpy9pyqKu237yT31TZvfsdeKvE&#10;y/HDQPDI8R339m5uidP+1v5Gfs0rfczt689OtcDqXxC8fS66dUk8caw11btIsFw2pSmSNSeVVt2V&#10;BwOBxxWz8DvHfhr4XfGex8Z6i91NpdjLc4aOEeayvDJGp27sZ+YZ545rjLmQTXMkyA4aRj83ua82&#10;tiZLL6dNTu1KWz2Wlv8Agdj6DC5bCpn1evOiuWUIatLe75um66ntH7QHjPxhB8Nvh2YPFmpR/bvC&#10;5a+2X0g+0H5RmTn5zyeuetdB8IfDz+H/ANmddf8ACHjnSfDOra/qjpd65qVx5biFCQIo2/hb5SfX&#10;knrjHlvxZ+I+g+NfBvgvQtHjuFm0DRfsl950YVWkyv3Tk5HHtVz4UfF7wxo/hW7+F3xW8PTar4au&#10;rj7RF9mYLPYz8fvIzx+Iz1+pB9OGOof2pJzle8Uk7uydl9x8/WyXG/6t06dGnaUajlKKSblFSdtH&#10;o9LNJ7o9K+FEGt/D/wATxXeuftMeGdW0e6kKavpl9rTyrNCw2tgPxuweD3xg8Gsv9nqx8N+Hv2s9&#10;XtvCl/DeaXb2989jLbyBkaIgMFBzyADtz3xWInin9lL4e2txqngrwxrHibU5oWW1h8SrEbeBiMBm&#10;VVAbHoQSexXOa5r4CfE7Q/hr8SJvGPiO0k8mSxuYvLsoV4eReMLwAAfyHStZY2jTxFGLknaV78zl&#10;b5v8jl/snHYnA4yooTtOCik4KHM778q6xWl+xs+A/jh8SfEf7Quh63deK7zy7zxBBb/YxOwhW3eZ&#10;U8oRg7QNh4GO2etTftCfGD4jWXxu1K20XxXeafbaHqBg02zsLhooolXH8CnByc5yOc46V594B8QW&#10;Xhfx/ovie+SQ2+n6xbXUyxr8xRJVdse+AatfFjxXpvjf4ma14v0mORbXUNQaeFZlAcKT3A71539p&#10;VXgmnUfM5p762se/LIcNHOINYdciouPwq3Ndfj57no37RdpaW/7Tuk6lBbIkl+NMurjYvDSEqC34&#10;7effJq1+2B8ZPHVv8Vb/AMB6HrV1pOnab5Y8mxmaE3MjxhzI5Ujd1wAeML6muZ+JHxI0H4ofG7QP&#10;Evh6G4WGNdPtmW5jCtvRxnoTxzXoP7QPib4D+Lfivqvhv4t6fq2l3+kypDb6xoYVvtERjRwsqsDy&#10;pY4I5xjkYr0ZS9tRxDpVOXmmtdr6dzwIU/quNwCxWHdTkpSvG13H3lrbrY53wx4o1n4xfs6+LNL+&#10;INzJqFx4WWG90fUrpi00ZLFTGXPLAquOex9hg/Zc8X+LJ9F8bWk/inUpIbHwfM9jHJeyFbdlIAKA&#10;n5CMcYxisT4ifFn4eaT4Bf4S/A3SbyDTbudZdY1TUsfaL4rjapx0UHngD0AGTnJ+CXxJ0D4eWvii&#10;HW47hm1rw9LZWvkRhtsjYxuyRgcdeawji6dPHUU6msYtSlfR9tettjtnlVbEZPimqHKpzUoQaXNF&#10;Xjd26Xs3Y47WNe13xFdLqHiHW7zULgRhPPvrp5X2jtliTjk0zTdV1PRL2PU9G1K4s7mMny7i1maO&#10;RMjHDKQRxUIU7aCvGRXzbqSc+e7vvfr95+gxo0vY+y5Vy2ty20tba3Y9s+MHjrxvB8APhvqEHjHV&#10;Y57631EX06ahIHuQJUA8xt2X4PfNZvhOf/haX7NereA/L8zVvB1x/aumj+JrRj+/A/3eWPrkVzvx&#10;C+I+heKvhN4J8DafHcLdeH4btb5pIwEJkdWXac88DngVV+B/xAT4bfEqw1+8QSafK5tdUhbpJbyf&#10;K+foMN9Vr36mOjUzBKc7wlGMXfpeNn9z1PhcPk9Wjkc50qfLWp1JVI6WvaUml81dfM9a+Fvhzwxp&#10;/wAJrL4KeI7ZU1j4hWVxqEUzHm2KDNpn/eKlgPqO9cv8J7af4PfCPxZ8Vr6PydWndtC0QN1SRs+c&#10;49wAMfQ1y/xb+Ks3ib4yzeOvDT+RBpl1Gmh+XwI4oDiMj0zt3f8AAq2v2m/ixoXxDvtH0nwZFHBp&#10;drZ/bZoYRtX7bc/vZWI7sCcfXdXRPGYOMJTg/epXjDzTVr/J3fzOSjlWbTrQpVU+TEtVKn91xd3H&#10;yuuWPyZpfDLVrj4Y/s1a58UfCyKuuX+uJpa6gF3SWkOwMSpPTJzz649K5X4X/Hf4oeD/ABxaaxD4&#10;p1LUFmvUF9Y3V28qXalgCu1icsex6g9Kd8Hvi9pngrT9Q8EePNBbVvDGsAfbrNDtlikGNskZzwRg&#10;cZGcD0rqdG8X/sn/AA01FfGfg3R/Euuatbt5mnWertHHbwSD7pJVcnB/3vXk1jSrRqU6MoVlBQXv&#10;Ju2vV263OnE4V4eti6NbCSqyqv3JJXVmrJN/Z5Wcl+0j4T0jwR8btf8ADegxLHaR3EcsMMY4j8yJ&#10;JCoHYAuQB6VxIwWUMP4q0PFXinWPG3iO98Wa/P5l5f3DSzsBgZPYegAwB7Cs/IVlZugbNeNWq06m&#10;OdSOkXK69Ln1mDw9bD5LGjW1moJPzdrfmfQH7aHxc8aaP8RX8CeGtVutLs4rWGa6kspDFJeyMg+Z&#10;mUgsoAChfVTWV8K/FWu/F/4QeMvAfxDvptSi0fSf7R0m+vHMkttKnbeTkggYwe2R0PF34nfGv9nj&#10;46eI2Hj7SNasY7WNE0vWtOiQTGPaC0UqEsCocuQR2btznmvGPxW+GHhD4fXnwy+A+magserFRrmt&#10;6rt8+4jU/wCrULjAPfgcZ45Jr6OtXjHF1MRKunTaa5b76W29T8/wWBq/2TQwMMHKnXi4vncbJWab&#10;k5eaVredjd+B/jXUvh9+y7408TaLtW+i1i3is5WXPlM4RN49wrMR71h/s7C6+LPxvsbz4k6nc602&#10;m2E1ykd9cGVpjECyR5bJIDvux7YrB0D4i+H9M+AfiD4a3KXH9o6nq1vc2zLGDGEQpnc2cg8HtXPe&#10;AfG2u/DnxZZeMvDsu26spNyq33XUgqyN6gqSPxrz3joRlhozd4xSuuid73+R70ckqSp5jKELVakp&#10;KMurXKvhe9nqjZ8Y/HX4r+KfFcniS68aalayLcM1rDZ3jxR243cKqqcDHHue9dr8Xrx/iZ8C/Cnx&#10;g8RxIuuNqEmlXt0iBTdxruKyMO5Xb+Zamajr/wCx/wCN9Qbxd4g0jxRo15NJ5t5pOl+U0Ekh5baS&#10;CQCc9NoHpXM/F/4t2nxFbTvDnhbQ/wCyfDmiQGLS9N3ZbJxukcjqzEc9frkknadaNGnVdWsqinsr&#10;3e+9ultjlpYeWKxGGWGwsqLpfFJxsrWs4pr4rs7z9oPxZr3w3Gi/CDwLqE2laPa6LBPM1jIYmu5Z&#10;OWd3XBbp09c+1WPgZ4u1/wCJvhfxJ8LPHOpzahYroU19Z3V5I0kllNEeCGbPy5bp2xgcE1j6R8V/&#10;hT8SPCuneHPjtpWpR6hpUAt7LxBorJ5zwD7qSBgQceuDnGeDVjVvif8ADTwV4Mv/AAR8EtK1Af2s&#10;oi1TWtUZfOeHvGoXjByemOCeCTkd0a0fbvEe1Xs7W5b+VrWPErYOtHL1gHhWq/N/Etpfmvz8++3Q&#10;0fhhqk/w7+Aut/Ebw+irq97rCaYl5tBa2i2hiVz0zz+O30rO+Fnxb8f6X43sftfiK+1G3vr6OK9s&#10;725aZJ1dgCNrEjPoaz/g58UtI8KWF/4K8b6Q2oeH9YCm6hj4khkH3ZUORyPqD0OeOeq0jxL+zr8O&#10;9Sh8SeDbfXNYvoZFa1XUvLWG2OfvEKFLMBnAz1xyMZrTD1FUjSlTqcsYrVN2e+9upxY7DyoyxNOt&#10;h3UlU1jJJO6aSSv9nlJvHXiTTfCf7XU/iLWLdpbe1vI2lVFBYDyFG4e4zn8K60+GvEOp+Kbzxz8I&#10;PilZ6ldXDSSpY3EhWYq2T5ZR+DjJAyAMeleba38R/C+tftByeP20M6hpM8yGSyvIRudPKCHjkAgj&#10;I9wK67TL74JeG/E0PjXSvEOsOtvMZ4NIWzCsrckAyZwVz7Zx3r1KNaFSc/eTjzX3s/VeR4uIwdal&#10;h6TUJc/s0vhUot/ytbp+Zx88V7DeXMOqQeVcLMwmh27dr5ORjtUYIX5yeFFXPEHiB/FOuX3iOW3W&#10;Jr66aXyV/gyen4CqksuLdhgelcPu+0fK7q59BHndGPOrO2qXR9ixp17GSIiv41oltyL7sKx9OA87&#10;7tbAXhV9s10QOGtuWIflRQfSieULJ5ePvMp5oiYDAI7d6pzyO14yg5AreOhwVNza09sIvNF8f3o+&#10;tM0Z90CgnvTr4ksMf366afxHnVDK8Qpvt9tU9HfZDM+87d+P0q9q7E2xYDPy45rK0GZzaSDG795n&#10;H4V2U9jjkdb4eXbpsZH8XNXb9RJbsMVBpkQjtI40H8IqTUX8u2OfSuqOxxyKiYNlI/4Vt/AIj/hc&#10;ek8f8/H/AKTy1zIum/stT03SH8a6b4Atn4yaT/28f+k8lP7SOep8LPpoHIzRQOlFdJw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CHk18YfFSL7R4+8SW&#10;7fx6vdhf+/z19nk4avi/4oS+X8SNecn/AJjl3/6OavmuJP4EPV/kfZ8F/wC+VP8AD+p544aI7HPz&#10;LwfwqNphIpU+lOuwy3UoL7vnbFVWfy+a+LnufptBe8VLwBSx7dqoOP4mFXrwkjAqnPmNAGrlqHuY&#10;fRoo3I3Diqtzk4x3q5N8iciqc7ZwMVxVNz2sPtYi2igKBS0VmdVxNvvRt9aWigBuznOaXbnrS0UB&#10;ZbDQnfNKVz3pc0Z7UWAueGb220rxPpup3rkQ2+oQyykLkhVcE/XgVv8Ax48YaJ4/+Lms+MfDszSW&#10;d9PG1u8kZViBEing8jkGuTYZ7UhGOQK2WImsO6HRu/3HFLL6MswjjG3zKLjbpZtP9AC4GAaXbznN&#10;LRWJ2p22E20pHpRRQAm33oK8YpaKAG+WPWnAY6GijNACFQRigrmlooFZMACO9BGeDRRQMbt96Nnv&#10;TqKAXkJt96NvvS0ZoATbxj+lPgXFNqSGmiZK0dC5bjJUVowjNvk9zWfB2x61oZMduv1rrp9Dx8QT&#10;wLnjNXokyGGfeqNsdwyKv2/v6V209zw8QS6YqnVo/Za3mUY24rC0ogasC3935fyrbkfa4r0aPwo8&#10;utexeRGWBSpov7iSKBYyvcZqWP8A1agUt6FKrx/F1rvpnl1txthMVZWIxW5HJ5m0hf8AlnWHZRF7&#10;ndu71sQsq3DRjnCrXXA8utuEs0iuQP72KhimMs0jY74q1KkbEPJxzUTJChbYP4sfWtkup59Qv6dI&#10;UhU/jU9w3Ctn+LNQWxSO3UCpJnzApxXRS3PPqGdrhLWEgB6VlaAZCGRP4pFGMVqax82nyH0rJ8Kq&#10;hm2sc/vuu3rXdA45He2AwirSay+LZh/s06xI2AgVHqrLIPLx1XmuqPwnHIy1TGmwRP3+b866n4BK&#10;F+MGkFf+nj/0nkrnJAm1Yz0UAV0fwEYf8Lk0lB2+0f8ApPLRHdHPV+Fn0yDkZooHSiuo4Q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Br4r5P+IHwx8R6h&#10;461y+iihKSaxdOm6YDIMrEV9YMMnJ9K8Q8YFYfE2oSSJ8v8AaE2fl/2zXzvEUeajBeb/ACPZyXMK&#10;+X1pTpbtdfU8E8f/AAt8R+GLJddvbWPyWYKzRybsE965GHSbq9mKRKvyrk5bivoj4h239r+B76xj&#10;ddyQGRVI645rw/RQI9ImvnG3zOQfQCvmYYSjUSuepiuMc3w0k4qP3HPnR7y51JdNjVPMKb/vDGPr&#10;TW8Ia1fXhs7SBHZeu1+BU+mTXDztfgjzJpdwIHRe36V2/heyMFj9pdP3kzEsTzxRWwGGiramP/ER&#10;M+pWaUfuPM/EPhDWdDMUd9HFumbEYjkDZ/KoR4B8RXEaywxwsrY2/vhXUeI5JNV159SLFoY8xW/H&#10;HHBrW0qLy4IYjn3qY5Phpb3Oh+KHEVGCaUNfI8/u/h74ksXjiuIoQ0hwo88U8fDjxT5jxeTDujOG&#10;/fDFd/f6Rd6jq8dwkirDb4aRmbpjnFFtIpSS83/6yRnZt1ZxynCcz3LXipxJbVQ+482ufB2uW10L&#10;OVYvMYZ2rIKsTfDnxLBP9ndINy9QLgcV3FpZaddsuqzSSRzeZ5gXhlbB6e3SnyFUEbs2ZGkLM2e2&#10;RR/ZOFdRLUdTxU4kUbpQ+44P/hXnibyTP5cW0f8ATaqaeG9UZQ4Ef/fyvT7JQY5IDJu+c/gDXNvB&#10;5N9NAw5WTP3ccVlDK8PzSi76Dj4pcSS2UPuOWXwtq7OEWOPn/poKsN4B8RJF5xii2/8AXYEmumt4&#10;0kukwPu8nitSQmW6tdNz97LN9BXTHJsLy31IqeKnE0avKlD7jk9M+D/jbWFL2Vvb8cYa4ArP1TwN&#10;4h0bU/7KvYY1m254k4P417D4N1CKHWJrDcP4W2/Uf/WrC+L1k9t4htNRRfvNtLfUf/WrGGU4WVTl&#10;dyl4pcSOW0PuPPpfAXiGGPzXjh2/9dxVb/hFtXJ2hI/f95XoGsRNLYqiH72Kx2eVZVs7eAySNwsa&#10;D+dEcowsluy4eKHEkn9j7jlY/DGry3S2UUStJJ91Vf8AX2q1feAfEOnxeddpAvp++GTXcWVjb+G7&#10;JtQvJYzcSD5v8BWJfajPqdwZJgfvfKvYVp/Y+Ft1L/4ifxE5e6ofccwvhnVmQyBI/wDv4KtWPgTx&#10;FqNs91bRQlFOD++ArfaI+SI4gWZuiquTXZeBPCurjTmFxasm5t7L321Uclw0u5D8UeI+W6UPuPL4&#10;PAHiS4lWKKKHLNgfvhS6h8PPE2mTm3uoIlZX27fOHJrvfENvceG9VWzjj8yTzAy4O3auT1FVPEWt&#10;HV/E0bqCF81eD9Bn9aJ5LhY6q5nHxT4meklD7jlrf4U+MLo7YraHO7HMw9M/0rMk8Jawr7WjTP8A&#10;10r2jwwVGoqjEew9TzXH+JbH7BrlxaH+GU7foea5KOW4WpvcuPijxJJ6qH3HCnwxqqfeVf8Av4Kd&#10;D4Y1adtqJGGx/FJiukuDkbTVeRChWVT8wbhq6Y5NhXvct+J/EXaH3GDJ4Z1WGTy5I1z/ANdKB4a1&#10;NzkIv/fddVeS+bHHK3DKAG4HNGnW32m5jRj1cZolkuFXcn/iKXEXLtD7jGl+GXiuKOOV4Ydsv3D5&#10;wqG0+H/iK+vk06CKLzJG2rmYYz9a9J8TSy2UNnIm7bGh/wC+sVl+EJzJ4xsVJ6ynJ/4Cay/snD8t&#10;1cw/4ipxNKpZKH/gJyHiD4X+KvDUMc2qQwhZG2r5cwb+VVLTwprEib0SPb/10FerfGDB020H/Tw3&#10;/oNcjprn7PjPQ+grXDZPhZxu7mkvFLiPk2h9xz+n6Dqdxdx2cSKZJGwo3elaWs+HdV0JoYtQSPdJ&#10;u27ZA2cH2rW8B2jXXiu4uZI8Lawjbx1Zj/hU/j2QXPiOOEtkQ24/MnNX/ZuHhUUdTGXiRn1SVmo/&#10;cc04fT4GvZEby15bbzgetaVtCXXzE2srKGVg3BFOCxmMxyAbWXGPX2rN0OebRr99GuSzW0j5tZG/&#10;g/2D7eld+Ey3C1m4Pfoc8+PM5qXTUb+he0K6hvvGEfh+Af6Q0e7BGBj610Wq2dxp96tvOAG3KMA5&#10;5Nc34PtWHxot5WO3dbFlJ712GuIJ/EDPnHlzIyn06V7GFyfD+z1vcUeLs0qU+ZpL5GlH4f1JZBE2&#10;zd1++KdPpd2H2bUZumNwPNb0e3zWkP3ScfWq8ZWW+jTHLtv/AFrs/sjDR7mcuKMwlvb7jE0qyvbu&#10;9aBbSRWj/vLgVchcm9uo2xmFlVvrz/hXRwxbZWYfhXHxLcWuu6tHubbJcKwLfw98frmqeW4eJjLi&#10;DHT7fcS6rqcFvJHHIW9flUmqdp4isJCxMrH5v7tPu7Bru43KDuWM/d71lWWmmOXBT70pP0rCWDgt&#10;jN5xipb2OibXbZYhhmx/umpj4hshZrIzt97GNprDvgBJ5cYxUUzfuFj/ANqnh6MJStcxlmWIl2L3&#10;iPxHpcOhzTvLIFxjKxms3wH4n0e+vPs9s8nyDed0ZHaqPjRD/wAIdeOX2/u+vr7VmfCezX+0JpiP&#10;u268LnBzXqxwsO5jLHVj2W01O2ForfN/3yaq3mtWf2oRlm6f3TUNt/x4LzWHrM5h1WNY2x13fTFb&#10;ewiomP1yrIvzeI7La0gkfG7+6a6j9nfXLO9+NmjwRFyzfaMZU/8APtKa8xivWhtjvXcPMY/rXWfs&#10;x6mr/tCeH7dYgpdrvp6fZJjWMoxi0Dryknc+y16UUDpRWpm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I39K8T8Wzxt4l1CJ15+3Tf+hmvbG/pXini21R&#10;/FF/KX+YXkv/AKGa8PPI81KPqdWF+JmFqDRyJJEPutashB+leC6+xh8Mm1tgFaULGv4mvdtYnhtN&#10;MurvOGS3dsn6GvnnW7hpJdN08t83ktIy+vH+NfO0YvUxzJ+7EXQ7J5mWKBdyqwjzz19K6zXr9ND0&#10;NlR9sm0Rw/7xqj4M0xo7dJJODFl2Ud3PesfxnfHUvELQK/yWqgbc9WP9aqXvzv0R4kv3ki8lhCli&#10;tkf4Tnp39auWWwTj0VansVttSXy9u35AS/rSQ2GyTyVb5mO3d6V1cytrucjcr2M46g8tvNcZ2/eH&#10;1pl6Ra6CVyMmPH51b1TwlDpllLcwXDyLtz87dGJrM8RXOyyt0x8skgDewxWcYxUtOp1R6FDTYJBI&#10;rf8AAV/GtK4KC/Cxt8irsH4df1qIQ/ZYY4wcsW3Cq8szCTLHndWEdaiNrJwNWxlIvShPyyR5/Ef/&#10;AFqzPEUTxan5sabfMXDNjr6VejmjG2aTPyyKePc4qPxWjqIbgJlQ+Gx+lRW9zE+qMaMuZFXTIjuM&#10;hHPStHS18/Wri6P3YVEcZ9PWqsZNlAbiSNlCKWOfpSeHLz7PpUsxVpJri4YxovVmPb6V1/8ALr3S&#10;Y+/Wb+RNoWrm18aLdEnbNuj+hHI/lXR/FiyN94fhu0GZFYNuH4Vm23gOSy05tWvpt10riVUU/KmD&#10;yK3fEExvvCnmH70fWsZLlnE2lucXqV3DOIYba9hHTczMMCrKCy0WykvLcedIQS0px/P0qPXvEljc&#10;2EEVnbRyXUigrHCnBPqayr+9162tVtLm1tTubd8zHd+OBiuiNGnH4mOP8pX1vXGvojeSTCRY16L0&#10;WtXwT4KvfE8Ud/PdRwRSN8obqRXMapfHyDZS6Zb+dcfJH5K7mb2xiuu8B/8ACWzaT/ZWm6Ixmt1y&#10;DI23GenWun2VPl0dzWUmo2SseiaB4I8C+H7b7XqOpR/u+ZJDxz9T/KsXxH8WIJb3+x/BGmyOpbab&#10;gR5A9wK4zX9G+KUgF54k0lvscMhaSOOXPyjvx+ddZ4Ev/C9xZxw6K0ayN98t13e5oqSUFojMpaz4&#10;d1C5nTVPsd15ki4mmulwSf6CsHUtIvbXXLUTQMqyt8sgPHFexWuo21pAf7X1WJgeFVjkCuL+Imoa&#10;LqOr6cNKZWZWbfhcAe9ctSS9mzNRipXIdI1BbLWrVJCoWZymWx1rJ+JUBtvEjzbcCSNW+vaofEjz&#10;CS1a2kO6N96lVz0p/jTUY9e06w1iIfNsaK49mFcNGH7uMhxbjqcBpfxE8D694z1LwBpfi3T7jXNG&#10;WNtU0iO6Q3NqsiB0Z487grKwIbGDnrWtcSRpPHbEtubkLt5I9a/HP/gspeeIvh5/wUJvPF3hPW7z&#10;S7648P6bd297Y3DQyoREYsh1IYf6rse1Wf2af+C1/wC0T8JXt9I+M2mQ+P8AS4AEW4u5BBqEcfoJ&#10;lUrIQP8AnopY92rti0fVLh3EVsJCvQd+ZXs9PuP2NvLeSTS476Bd+1vLlweQRzV7wxZSSobsxty6&#10;rH+J5NeBfspf8FKf2Rv2pGh8NeDfiRHpWuaguyPw54i22l0ZgM+WmWKTN7Rsx9q+jdGd4VsbC1ib&#10;aX/ettyB7UpS90+YxlGthpck4tMveL54ifIcj5Y/u+hNZHgmNf8AhL7Ns9Hb/wBAapfG9wkeqKqv&#10;8xYbh6cU3wUhPi+1f/aY/wDjprLl/wBnuZU48svkbnxg/wCQZZn/AKeG/lXGaY26Nl/umuz+L5/4&#10;lVmMf8tm/lXD6W+2Rg3fmtcH8KHL+GdN8P7T/Tb67AyPMVOPYZ/rWJ4jnafxJeSKOkoVfbArf+G5&#10;aLRprmUcyXUjkg+nH9K5nUZC+o3EitnfKTmp3ryY6PvSuPt/LHLnc38qYbOC+jb7QmRTrNFVfMkp&#10;1nICXGK1w7fttB1Pd1RX8Ja9Z2Pi+GPUo1ae2XMEx+88Z4IPuOPrXbwSRalfXWoJzHuUr7nNeceC&#10;oLfUfiXdW12A0K2bqyt354I9DXWadqF14Xvo9Ov7j91csFikf/lr/s/7386+pwknKim9z0Kd3TR6&#10;QwVbMA9WX+dUblboXTNYgeYlv+7+ua4TxF4/16w1VreS7uFaNTLJDDHu8pB3PtXT/DbxZN4s0v7f&#10;cW7JMrAbm/iXPB+tdEirHS+HJr2TT/8AiajbLuP3upFZMmnSPqV5KmNskyk/981txI4yCc7uKg0W&#10;0aQzNcYw1wx/Ks782gRMbEdvM7Y3MvHsaxdKkDzFpF4aRiue3JrrL7RnkvpVtQMCPc249K5bSYOI&#10;g3OWb5v+BGsailGLKGXo2XDLVeZQBkNzuq3qeEuSCOdtUlLH7wrPDQ9+4Gf4/P8AxR00cf8AEyja&#10;e/NVfhLZ3FldXcd2u2XyY9ybs44q74nu4YrMTSN8lt+8Zf7zY+UVU+HN0Z7+8uwxZpNpZvw6c16F&#10;GfPJ2M+bmZ6ZbNixUkVia3EHllvs/cjIX8q2VfZpu4DnbWLrMgXTmX+9XRLQmJjpAJLUMT1zxXVf&#10;sn26t8fNHvnXlmulT2UW0tcnd3K2ultIx/h457mu6/ZOsWb4x6LcH/lmtxye5NtLXmYyfLKCW7YS&#10;lZpeZ9hLnbzRQv3aK6zY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aTz/AMBrw/xbdxS+JdSAYK0d9MOW6/Oa9xI7+1fNnjjUpIPGmsQREbv7VuF57DzG&#10;ryc2jzU4nRh/iZifFnVBY+DruMTqrXWy3h5wTuIzXjbwrceI5DIcJCqx/wC6oGSPxrvfizqi3Wu6&#10;boCSB1s7dri5z0DHG0fzridEt/t+rzcMPtE7GPK/wDvXz1uRM4cwq81S3ZG1q2sR+DvCEmqyrufH&#10;7serHoK4vTnkktRc3LnzZm8yQt/eNafxR1JdQ1qz8KJysf7+f5unoKqIqrtIFRGKjBX6nnxj7p13&#10;hw5tvMB6YFN1LWl0y+hmI/5bZb6dKPDSj7CzHpndWX4llUTR5H3VzWlTRnLGPNUR1GqzW2p6HcG2&#10;lV1aE7Sp6d64fVJTcWtmjSD5V5G6naFcXUWoRxwysqu2GXdwfrUelxWeoJMbu6ELW4wjN0Y7jxV0&#10;ZJSuzpaNfSLKXU7PyQV8xQSuT1+lRJ4amG651O6FvCh4Zl5aqK6xLaXAns3PyN+YrorbUdN8VWv2&#10;fUP3U3Zuxrkqcym5LYb5ohHa+G7i3aGO8O5oyEbcevWs/VZxPon2lW+aM5O0dwcH+VNntDpl59iZ&#10;w3lsAGHcetLbxxSm80xT95cjnpkVOIp8sYzbuY02uZpdDR1qeJ/CTagGV/Mt8KeDyRUfw/0eNZH1&#10;u+j2x2oMdurcZPdqw/C7XN1aHSrmZvJs7r506ZUVc1vxVqPinUY/Cmgr9ntyw8yQddo6+1dVGFo+&#10;RtGPJc2Nf8cwT7rG0lRVPDNnk+1T2eorJoE1qT/rFU/Q1BYeDdG0+HFpD5j/AMUkhyxNOt4MW8y+&#10;VtMbsD74Of6mueVanUnaPQz9opS0Oe8NaRHFcNJjc4do1z9a1dY8K2j8TXLNNIp2n+7xTdKdLPUL&#10;qaU/NuDRL9RVZNbabV44ITuLSfvGraUpSlZBGUlNyMfwRpVtd+PII9SHyxRsF/3q9P0uG48Oau0E&#10;cJ2zr+7bH3hXmbXgsvFE11b7flmyD/OvXPBnii21mBLC7jXzhgo23quK15ryVzqlqdE0KW2l4uyv&#10;nXEfMT9hXmfiLwNpVn4uSK3VrWK8JZWtztKsOSAa7TXdbN9f70GfJbG71PSuf8W332/UtM2xYdbn&#10;K+uO9aVKnNFpdDLaRjah4LmhS6ng8T35Nvb7grsGBbBPce1c3B/aa6pbyPeNMobG1uCK7/UJMafq&#10;kvpCw/8AHK4jTd0l6oxkBcrXCpuVKTZEpe8hdVv47bXrON0aQyKyqijvVG+mW2uJrCEMsczb/LYY&#10;Kv3/AJ1F4vuBbeItPmC8xqTx1OCDXY+ONCsNbax1CB9tw/IAX769806MoxhG+xp8MU2fif8A8F89&#10;M+yftgeH9R8oqLr4f2oP+0y3l2M/kRXw6Ru4Ir9Hf+C+3gfxJ4//AGr/AId+Gfh/4bvNV1LUPCr2&#10;VnZafbmSW4kS5djtA5ON5yegr5C/ad/Ya/aD/ZF0vQdb+MPheGG18QWayxXVlMZo7Wc5zaSsBtWY&#10;Ku7ALAg/Kxw2ND9UyTFUXltGEpJNrReh2H/BOL/gn3rX7dvxDvrKXxtBomg+HvJfWriFt186yMdi&#10;QR9Mna2Xb5V44YkCv3W+Enw18M/B/wAJ6L8LPCN1qE2n6OghtZtUvnup5UAzueRyWYnOfQdAAAAP&#10;5/v2Ev2wPF37FP7QOn/FjRY5rrS5FNp4m0eMj/T7FiNyjPAdTtdD/eUAnBYH9+Pgd8Y/AXx60TR/&#10;iX8Mdft9U0bUtONzDeWpODn5ShB5RlIIZTypBBqZHyvF8Md9aXNrTtpbo/PzL/j59+p7gmNrEfpV&#10;34dnzPEdq5/54v8A+g1neMpTPq8kjH5f4cVe+G5xrtuT/dcfpVR1w7XkfJ25YpnK/tQftKfDj4bf&#10;F7wD8B/Es96Ne8dteHQUt7XfC32dFaTzHyNnBGODk1Ys9yXX1WvnX/gpAR/w82/ZXQ9f+Ki/9J46&#10;+iwwjfOeV/hHUVOFlywR3YnDxhhaco7yTb+86/Ts6L4I3RjJ8gvz6sc/1rjw5f5z9481014jXngG&#10;Pyyyo0a+YrcFsdvzrn7TTr2d1SOymb5f4YzTjJJyb7nHR91MdG2V5P4UtiSGfd7Vt6f8Pdbu4hMy&#10;xwq33RI3zH9OKr6t4avNAKm8KnzPu7DTo1qftkgqfCcv4GMA+JOouxHmeRtXnnr/AIV6H4xttNPh&#10;1Y9Rg3IJkK5/hbcMEV534VtzB8UJpdnysiknb1GCSf0Fep67o6eINHutJmfy2eNURm/hYc5/A19X&#10;hf4KPRpp+ziYmn69o2k+PNWj1OMtLeIo3MBgRgdPpnrXZadDYK0R0yCNIpMP+7XANeW3vg74halq&#10;sTXuko1xuwl9DcLtHuQece1dn4Ju/EOjXn9karZM8O7aJo1JUd9w9vrXT6ss7B7tEmkYjiGMlqdo&#10;88b26zEfe5/Oq9r9kvYJfMPEkmD+H/1zU/7q3Tyo2UYGW56UW5dUT9oX7Ykcl9IF3bYcY98GvCvE&#10;X7T/AMKvBPx88H/s06/Jfr4n8aWN1d6LHDZ7oTHD5hffJn5DhGxwc4FexwkyreIX4ZGAb8K+D/2h&#10;Yopf+Cx/7OMayf8AMq60c/SK5rnxNSXKku9jrwdCNSo1Pom/wPsvWl8mbafbpVK5uVgtS23OOan1&#10;+SQ3EmW6HArx79mHxL+1d4psvEUf7VngPQPD9xbeIp4/D0egXXmC504Y8uWT97Jhj25UkdUXvn7T&#10;2WiWpzSjL2bknsd14/8A3Phltn3pJF3ZP3qtfDOIxQOh5Hy/yqn8Ry39ioiR7j9oUfL/AJ4rR+Go&#10;f7PIkgB2kDcO/HSvRw8PZ0knv1Mo+6rHoNwQumqF/u1zuu3IKeQvt+Fb92cacuf7vf09a5vXVCSh&#10;x/HgY9a2e6QomVrMnmfZ7Ec7pNzD2Fesfsq2M0PxP0u4lb5S0+1cdP3EleQpMLvxXGjELHBHhmft&#10;zk5r1L9nDxadW+POi6bpCKNPi+0hpWXmVvs0p49BmvBq89fHJraJDjOVZabH10OlFNjbcit7U6vX&#10;Ok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D0r5b+&#10;J1xbaf4y1zVJZVWO31K6eZ2bAAEjHFfUbZr4J/aZ+IdrcfEXxB4Mt5m+xx+JLg6pPG3TEpAT6Bic&#10;/TFefjoymopdzaj8VjnLXx1rHibU9S1GHRbi+lupuVtnUvFHjCjaSDjHPFdLapH4bC6x4jsriyRo&#10;dts11btHgBcsORjPBrjPBtto3iLxOfC/ijV/7Dvlz9m1qIYWSPPyKw/KqXxX1L4mabo994C1rV3v&#10;rLTdRRvNaYnKkYVhnsVY4ryK2Ep1NL6jxGAoypubbudNoWm+GPGM9/4nufEK2801xst9/PyAelJd&#10;aZ/Z12tuL2G4VuVliPH61k6VbwWFtDa2x+VVAVvWrE1rbXzbLlN2053Z5FcEeV1Ujx5e6mddpCtb&#10;6T8y4ZlAxXO+IbgTaiyr/CMVemGpaXapLp83nRFAXhmbke4P9K50axDdX8hul8t2k4yeGz6etOpG&#10;XM2jkox5ql0aFgzQ3sJBx81VZoVtdQvoFG39+CB9cn+tSwzCfVIQPu+Yox+NW9fWN9ZukUfMwQj3&#10;rKN9bnQ/jsUYInnbBHFWsGzXdGdpHQ0y1ZEix/FnpRMHPzv+VZv3tDTyLUN7Jffvpc7unPtRDbXE&#10;fjGOe3+aO4gKOPRgBUGnH5Hx/eqxaXoHiK2iklwpkVvy4rpnFVKFvI4fhrtDPEEdx4bvZGXCJfJj&#10;ap6N61S8J3n9j6qt51U/K27+6TWt8VrRLvS3lVsNbhWQ++apz6Yk1lDcWv3tqnnofeqw9SNOnFS6&#10;6HQtY6nUX0hinXU7SU+XMvK+9TaNeRajby3CK23zirFu5rJtrh/sS2r87cFTTvDeoTWGoT6RcD9z&#10;JmW3l/8AQgfxx+dcdany1mkc/wDy8bRieMHutO8RRQ25YRzRlW29+eBVAahLYBhAu2XpvP8AD/8A&#10;Xrb8YGK71azkQja9xt3e2BVrUvDWlTXazXSsY+CzRNjitZVo04xT6mylTi/eOORpN+9jnJzuNdh4&#10;N1y4g01b2GTbJbsVz61LffD7w/dWbNpWpMrBcqHbrWRpGn6j4a1a40fUR8ssYkgkU5DEdaJTjKOh&#10;0SlzRujrbXV73zdpZf3r7myPU061u4tR8XNMsmY7VfLX/e71y/iXxS2kWEcdku67nXEa/wB3/aPt&#10;Wj4DgWC0h3sWkZC8jt/ExPJqveVF83UUYnSXMqzaFqcit1jkx/3zXE+HVee9aXZ8v2c4J712iAN4&#10;TvD/ANM5jn864/wfue6WNSflgct71zR/hzMJR94y/HIC6xZy5/5ZsPrXWWkepNpdupcNdSwrHH/s&#10;LiufvdPgv/EkEt0u4Rxlkz9a6/wVNBrF3dagvzfZysMftxk0o1FGml2NJfCkebHwl4Yu/ESeKrnQ&#10;7OTWLW0ks49TaBTPHCz7mjV8ZClgCQDgkLnpWP8AE74V+Bfi94Iv/hp8S/DNtq2j6pH5NxY3Ue5X&#10;GQQQc5VgeQwIIIyMV1viu0Xw/wCKbmAHajSbl+hGf50mlOs7vqUzfu4fmVfRsYxXoc0ZU1IiVapQ&#10;95Sflrt6H5I/tqf8ENvin8K7668YfswX/wDwlmh+YZG8O3EipqVkhJ+VC2EuVHthyP4WNeH/ALLH&#10;7Y37Wf8AwTS+I8kFjomo2djdShtc8G+JbOSGG9GApcBgDHIABiVOcgbtyjaf3I1K9lvdS2bf9p2B&#10;6e1aGi+BfBXxFsL7RviB4M0rW9OZQGstY0+K6hbp1SRSp/KsZLlhdn0eD4mr1ML7LGwVSO3bT+up&#10;8jfAv/gtB+yJ8dYY4vG+vyeA9YVFSSx8QKfs8jdzHcoChGf+enln0Br6f+DXx1+DvjfxBZr4G+KP&#10;h/WZJJMrDpmsQzSEY/uqxP6V5/q37EP7GEuv3UkP7LfgLaty20L4VtVUc9NuzGPwrvPhx8N/hz8L&#10;7NtL+GngHRPD9sSG+z6JpUNqhP8AuxKorSC0t3PNxksvqRvQi4+T1Pk3/gtfrfxR8P8A7Z37Od58&#10;ErS3uPFk0etWmh/ak3RRzz/Z4BKw/uxiUyHPHy85FVdY/wCCWHxB1fTofFmo/t5/FB/iBMy41oax&#10;t06OQ8lVt1AdYs8YEgGB90dKP+CznxG8X+Af2uv2a/ih4B8K3GtahpMWsXjaTaRlpbqGP7M1xGoH&#10;O7yfNI684wD0rttT/wCCp/7FP/Cu4fH8fxssV/d75dEaGT+0EfHMJt9u/eGyufuZ53Bcms6EfdSf&#10;Q9iMsbHAYf6vG+j1td77M6j/AIJ1ftX/ABX+IPw78c/BD9oyCG4+IXwj8QR6PrV5HGqDUYXZxb3O&#10;BgEsIZMsB8wVWPLVm/8ABZn9oLx74O/Yfu9X+GviLVPDerR+JtNVNU0PVZLWcIZG3J5kTK21sAEZ&#10;weM1xv8AwTl8N/FLxxqXxO/bP+JXhC40VfjH4mtbjQbG8jKSR6bZrKIXIP8AfWVRu/i8ncOGFU/+&#10;C08gb9iW7O7/AJmjTT/5Eaj2UOW/mc8KdGOeLlS3V10vbX8T0z9ib9k/4paf8VPDv7Zf7Qn7Xvif&#10;WPFWo2M02seCJmkGk28NzbMEtY1L/wDLFnU527SyH5c/Meu/4Kzftc3X7L3wB0/U/hWYL7xd4s1h&#10;dE8KwyFWSO4lU/v2DYUhFHG7jcyA8E12mhHOi2e0422sYwP90V8xf8Faf2b/ABV8dvgJpPinwX4W&#10;/wCEg1DwLr6atN4bZWYapZbdtxAAvzElQpwOSqsByRWcaP7zmTOejUjisyi6/wAN7W6WOB8Gf8E+&#10;fDfjzVU8S/HP/gpb4sfx/LZR3Da1ofji3htbG4OT5cat8zIhGPlePPYLzj2X/gm/+1L8Y7T46eNv&#10;2C/2h/iLZ+NtY8I2a6p4X8cWkySHVtMYxLiRlYh3XzYzkkuCzqxO0Gvmf4T6n/wQx8TaY3jLx14S&#10;0vw6sdnm+8PatNfreWkwHzRCNSTKQeB5e4HjocgfRX/BMTwf+y94z8U6t+0B+zt+xfefD3R45H03&#10;w94q1bUJmm122YhpHjgZiETKR5bLDJ2gnBx9BhVKPI428/M96sm8LNVE/K8UkvRp6n0d+3V+1Rp3&#10;7Gv7L/ib49XNjHeXmnW0dvotjL925vZnWOJTjkqCxdu+1GxzXx38MP2F5P2m/Aln8av25P8AgpH4&#10;ot/GmtwrfRaB4V8cWdja6CzrvEXlkOu9cgERiMKQRzgNX0h/wVQ/Zt8SftX/ALFnib4aeC0Muv2s&#10;lvquh26t/wAfM9vJnyfcvGZVX/aZScDNfG/7Pdx/wQ58ZfDCI/tC/CrR/h/480e3EHizw34im1KC&#10;SK7QYkaLLHzFLAkKCXXjcucbt8S71vfS5fN2M8DGP1Pmp35r9Em7fM9m/Yg/aL+MX7OH7asf/BPz&#10;4y/HaL4neHPE2jyan8OvGkl0s12jRpK72lxIrsWbZDJ8rElSFKkrJivpj9uX9qO1/ZA/Z88UfH69&#10;01rx9H09ItLsegur2aRYoEY8fLvcMx7KrY54r5b/AOCbPgr9hv4wftFah8SP2WP2KrzR9B8EtIdF&#10;+Kd9fXMMV9dMpiMdvbykkgo8mdxyqkb1UsAPoD/gpv8As5eL/wBrf9jbxp8LPh+4bxBbrb6nosLE&#10;YuLi1kE3kdvmkVXRc4AZ1J4Bp0nUVCSTv2M8T7CWYU0167K79FoeC/BP/glx8e/2nfh3D+0T+2Z+&#10;2t8UNN8X6zZrqNjofgnXFsrXRVkQSRxFWjZdygrlYwgB+Xc2A1eT/DTwv+0b8K/+Cv3wX+F37Qnx&#10;Gbxlb6JouqyeEvFlzCUub2wltrr5bjn5pIpEdM8kjnJBGPp79lP/AILB/sk+MfgNaaH8cfiRp/w7&#10;8baHYiw8WeHfE+62eO6iTY7Rbl/eKxBIQfOudrLnr8y6L+1Tpv7Xf/BYz4Q+MPAOhX8Pg3TNL1TT&#10;fC+tahZtD/bKpBdGa6jDAHy97BVyAcLyqncozqRoezg4yu7q52U5Yv2lRTjaKTtp91u5+lWv3Jjt&#10;2ul3FjJlQvU+1fHv/BIzxx468eeCPire+PfGeq61NY/FnUrWybVtQluGtoV24iQyMdiA9FGAK+vb&#10;4m6Zp1b5I5NsfzfebPX8q+L/APgjMQPAnxgQf9Fm1X+S1tGpGtjoxjsvzPFocssLWv0cbG7/AMFp&#10;vGPi/wAC/sMaz4h8EeKtS0fUI9c0+OO+0q+kt5lVpwGUPGQwBHUZ5Fed/BL/AIJzfGr9q3wJa/Hf&#10;4/ftj/EXw/4o1uxW+0TSvB+rfZbHRFdA0SGM5aQqpTdtKE9CxOSey/4LoEj9gLWlHQ6/puT6fvxX&#10;1X8Cbf7N4OsIkUeWtjFtx7Iv/wBauiVKNXEy5r2SR1U8TPD4CDp2u276X7Hin/BJ39of4sfGb4De&#10;Jvh98c9Z/tXxV8M/HF94X1DWmbLaikG0pM57vyyFu4RSeSaZ/wAFQ/2o/iF+z98NfD3gb4I2CT+P&#10;viJrqaF4XkmwUtHfh7gg/eKhgFByAzhiCFIPI/8ABHUf8Tb9o3P/AEXvWM/99Gpf+Cvvw4+JA0D4&#10;c/tR/C/w1Jrd98JfFses6ho8PMlxY5VpGUDltpjUkDkKWbB2kF81T6hv/VyeSj/a3K7W38r2OH8P&#10;f8Ekfitc2lx438Z/t6/FBfiAF3/21Zaw32HzuuPJYeY0Wcjb5igjjaPu1u/8EO/iD+1Fqf8AwV28&#10;afCr9pbx9eanqHhnwu1o9tDdyDT5Gji2JeRQE+XG0se1yVVeXPA5Fdnof/BWz9gvxF8KP+Fkz/HO&#10;x01mt/Mn8PX6MNTikA+aEwBSzuDxuTchPRiOT5x/wQn+LOu/HX/gs/8AEX4ta54QvdBXW/CbT6dp&#10;upR7Z47Py1WBnH95owrnt83BI5rjlHDxqU3RfU7I/WpYet7eFrLTS3XofuwowoFLSJnYPpS16p4I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HpX5+/Ff&#10;wfY+JvjD4qimPlk+KL1ZNo++rXLk/jgHntmv0CY8V8N6tZvN8YvGWpSghI/FWoJDnuftDgmvGzip&#10;KlRUl3OfEScY3TOVbwhZ32jX9pqFl9ovNDwWbu9r1BH+0oxz/s1V8dadc+NPBth4qaf9yVjsNZOO&#10;d0bfu5D9VAH41qfEm4sNOs5r201D7JeSQmNpPMwrIQcqw+lYPg3WLi78D3nhdI5GXUIUuLiRWBVA&#10;jDH4naOPSvMp1JSw/tD0MPiYVqN5u2n3voLHGsaqqj7oxUtp8757k4qDftBz0q3pEfmXMaZ6vk1z&#10;0VepzHg15e67Gxfz/ZNKZieQmFz61z1jYxXUcmnOn3l3Qt3DZ6Vt+I5o1scHu4xWHFPJbzLOjcr+&#10;tSpyTuZ4dfu9Nw0SO6sNbhXUo2aNH4mVf51qanYxJdSatFL5nmN2+lU5tXikdTLHtbP+sXv9aqia&#10;70p2EcjNayfehxnYfUVrGnz3kjTXnuXLZgpZnHOaS9nCp0Oe1RJcRM/mqcq3IqK5lJ/fP/wEVyct&#10;panQt9S3pcnySZ/GoJfOu0udYt1J/s9/3ar/ABEdRUdpeLY6dNdMM7fuj1NXdRj/ALD8JrZg/vLj&#10;Jb3ZutdkZe4kcbjeu2N8S6xdeIfB819Fps0bTqF+Yfd4zn9Ky9Gv9cheGwgnZz8qssgyMYrqkSDV&#10;fAl3aFPuxHaP7pC8Vk6HNa2OkxahI26WRazjUjyuLWzKl8NkXrvVbbS2jtpfmkb/AJZr1+tTT3UJ&#10;t01C3m+ZW2gbeSD1H8qxNLEt94m/tCfDYXC+wqfxPfy2U0awAhRtkwvf5ua56ij7ZW7GdOm1UszU&#10;8VaPBZW1v4hdWk+znIX0z3qLw54tF7P9h1FVXd/q2zx9K0fEbi/8ATGBiG+zZUt7Yrh7dlKLIHw3&#10;XNTy+0g0zop041otM6nxTpl3Eov9MlkVl5OxuorC1LxTrM0EL3Vzv+yyBlbaN2OhGfpW74Z8RR6h&#10;EbG/O5gMc9xWb4r8Pi0ma5gXdDJ97C9KmjJRmoTJpSdOXs5GLNdHUtXm1AyMyx/JD7L/AJNeheDU&#10;P2SL/rhXBQwRxpgIAPpXoXhRlECkD/litdFaacTojfdmxCoHhS4B6GGTr+NcX8PrmK61SRYjuWOJ&#10;13ds5Fdb4g1OPSfDTW0Y3SXWYYY++5sjP4VheGdM0zRL5dM08/PDbHzj/tE5J/OuSLfsZXRzytrc&#10;w9S1B7PV53hf96tv+7B6KT0ra+DV28N7dac7/fjEhJ7sDya42+uGHii6hYnuee3PSug+HWoiz8Ww&#10;qWwsyNGf5/0rT2fLRd+xpytwH/GmGQeJ7MxKcy2+WUDrgkVS1Jo9N0pLVR8zDfIfX0rW8TXi6/4z&#10;3kK0dmhXJXp7fXNcvr2pi4vlRvuzS4X/AHRW9NN04wPPxEueSpohSJ4h5kvLSDO4V1/w6gNvpdze&#10;ED5mz19qwL2KM2+9V/1Y4rc8My/ZvBd1cbsfu2YN68VWJjaKR0L+Gkcw8/2m6muQP9ZMzfrU9ozC&#10;Tr2qnZhlhX/dzVuxy0v/AAHJq4tcyRo9mVfGngfwB4tvNB8VeIfBOkX2teH5Lj+xdWvNNilubDzQ&#10;N/kyMpaLd/FtI3DrXmF9+yT+zV4p+Mdh4v1H9nzwbeaxJdfabi+uPDsDPLIOd75XDvnB3HJyBXr1&#10;+h8pfrVHwhatL8Q/PJb93BhR16nrTcVTlL0OilWqU6N4ya+Z0HxFZYbnTbNdoSOFz5ajpwAK4Hxp&#10;8PfAnxH0T/hHPiH4K0nX9PMyynT9a06K6g8xfuvskVl3A9GxkZ4rtvHsgufErIE/497MD6E81gox&#10;IyamK5aMV5GdCUo631HQqkSLHFGqqihVVeAB6D0HtVq2I89f9rNUg7d6ngkJmjI/vVpSWpdQ8+0/&#10;9ln9mr4j/HefxP47+AHg7WNR84Steal4ctZ5JWAGGZmQliMfxZ/Wvf7i2htNQtLSxto4obddkcca&#10;hVRccKAOMAcY6CvN/htj/hbsw8w/Kr9AcHjv+demPmW/WfH/AC0J/Svo8PGKprQ7adSpKklJt/Ms&#10;SgybUUVxXxW/ZR/Zr+Muor4j+K3wB8H+I9UhgCx6jrHh22uZwo6L5kiFioP8PT2ru7VPMmYEcKoF&#10;WjwGZu2B9a35VLdfeaRqTp6xbXoZ/hLw5oPgjwta+HfDui2um2FjbCO1sbC3WGGFB0VEUAKPYCr3&#10;g60uHW4u7g/NJNuzirRUzR+WRwSBVqyUQQyKR8zMzfpUUlFVETJ31Z5/43/Y2/ZO+NXjf/hP/iv+&#10;zh4L8Q6wqrnVNV8O2807hRhQ7shMgHYNkAVneKvht8JrT4maT4is/hb4eOsaLZta+GtQXRLf7Rpc&#10;JXa0dvJs3QoRkbUIGD0NeuaCA1tIzdo85rzy6WG98QSa7MPmMjQWasegJ5eoxtSNGk7K8nokTUxN&#10;WMUnJvsrg6CBFt4n3LHx/vMeprD8KfDj4d/Di1urb4d+ANF0CPULxrvUI9E0qG1W6uG+9NII1G+Q&#10;gDLnJOK6C5RY28qPoGwKjuiFiRSvatMLRjRprv3M4e7T5e+5wvx28G+C/iB4VXwn8QfBula9pdxc&#10;o8um61p8d1AzryrGORWUkHkHGR2IrrvhVAIdIESWscarkKqcYHAx/L8q534hT7r+zhCsf3ucfhXV&#10;/DdWGnFs9VJ/Wu2KjvY0cpctrlnwp8NPhv8ADmLUpfh98PtD0FtZv3vtYbRdJhtTfXTn5ribylXz&#10;ZG7u2WPcmvAf+Civ7Tfxo/ZL8OeFfi/4D8A2OveE7XXo4viCps5pbuysGI/fwmOVVUjDKS6soLJk&#10;Cvpe9ci0X61z3iewsNXdtK1SxhurW4tzHcW9xErxyIRyrK2QQR2PFTVpuVNxi7GlGpGNRTqLmXU+&#10;XbHUv+CTeuaKP2oNPsfg+skjC/GuS2NlHcI5G4u0TKJFmB7Fd4bsDVf/AIIY/wBrfHr/AIKR/ED9&#10;uHS9EurHwf4i3aH4SmvYfLk1COC1k8ycL2X93H7ZcjqprV8Rf8Eof+CfsmqS+Nf+GcNLjuGuGk+x&#10;wXVxHZ7uuPIWQRhf9kDbjjGK+sv2LvD2jeGPil4P8O+HdHtdOsbOG5jtLGxgWKKBBZzYREUAKo7A&#10;DArz/YVOeLkkrPoehLFUY0pQpczcl9rovLufbicKOKWkQYUDNLXae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QTjrQAUU3eKA470AOopNw9aXIPQ0AFFBJA4FAJPUUAFFFGRnFABRRRQAUUUjNj&#10;tQAtFAORnFFABRTS4BxTgQehoAKKMjOKM0AFFBYCm7xQA6ijPtRntQAUUUUAFFFBoAKKM+tIWAoA&#10;Wim7wadmgAoozRRcAooznpQDkZxQAUUUUAFFFFABRRRQAUUE45oyMZoAKKKQtg4xQAtFND5OMU78&#10;KACik3L60bhnigBaKKQtg4xQAtFIHBpCx/u0AOooGe4ooAKKKKACikLEHG2loAKKM0A5OMUAFFFN&#10;3H+7QA6ikDeooLelAC0UhJHQUpOKACik3ClBPdaAEb6V8cfEOK10rx14kkLBEOvX0rsx6Fp5GJr7&#10;Gc9sV8O/H7VVTx54jsh8wXWLr5V/ifzm+X6DvXg55CVSnBLv+hy4pXijzvV4rTxNrM19qEKywq37&#10;lGzj8ecHiuw0EW0+hrFBEi/u9jKqgdulcnZqlvZqGPIXmt/wJcmWK4hOcKysP1rwqjklZPRHJW/h&#10;rXY56YFJGQn7pxWhpG6P/SAvKrxxUfia2FrrskQ4DMG/MVc0W6hgiaK6TMch59VrWEuWk2YVJXii&#10;DXbs3EMMAHzbiWqh+FaniTR5LZhqFs3mQMo+Ydqyd1TFnRRjyx0L2k2tvIlwblNyeQ3y46e9Zqah&#10;LaXUdnefNHMuYZfX2NXre7a3tpwq/vGj2rn3OKh1jT1urSG23AMrg7voK6MPpe+wTXv2IbqC5sn8&#10;63+aHO6SLHI9xTbi7iuY1eJvl/hqa11CNnFrOu2Tpu7NUWp6Qk6faLKMLMrZ4/i+taVKcKmqHGbj&#10;oy1pmn/2gLa1K/K0weTnqq8/zxR4yvBda7b6ar4WEeZIB2xz/hV3wi0beZOyFfs67Crfw9zWDa3y&#10;XviG+vpU4VdrZ781FODlP0RlqtTqfAt5byzPZtHzcQlmVvY+n0NcrAklpqN9pMo/49bx1XDdiTWh&#10;oGvLB4tt53LLG48obR1ye9T+NdOXTvGb3Kqdt9bh+n8a8GsOVRqtPqa07qWpN4csQIlvQ2PmIxio&#10;/F0IZo8fxIwrS01RBYRx4/hrO8VykvDGPRjXLGUniEZRd8Rc6XQlj1TwhHBIF2yWpQ7e1ed2FrJH&#10;DslfcY2ZWz9a7j4a3bSaRNZNt/cTsF9wef8AGuW1yFrXXb61X7vn7h+NbUfdqSia03yyaH6HeaLZ&#10;3Ik1K3mDBvlljk6D6V2Fq2k6zYtFa3SujLjax5FefiLHJfpVvSbx7GcTRnKk/N9KmtR5lfqVWpRq&#10;ax3N+48BT7ibW/QqT91l6Cug0O2fT4vKuCvyxjnNc62q3qW/2nTbg7l529Q6/Srl7ql3qkEGj2h2&#10;3F2o3Ov8CdzWMXOUWmZRqVnG76Glp1wPEGpNrLlvLtWaG1B6E5+Z/wA+P/10eAfsr+KNatr2Pc6r&#10;uBb+7V62todMso7WH5ViTC49qxLO2MPiy71CORkb7GPMC9Hz6/lU83NGa8jN+9qcp4oijh8WssLY&#10;Hl5eoI724tJlurXbuhO8E96seJLeVdemuJPulcbu5PH9KbYiG6ng02Dc25t02B+ld1GN6audEqns&#10;6ehrwyzRaJPqM/yzXTlmb3NcuHa4vpJSNyhti/hXReLLsBlsIf4RwqjqTWFs8kcD64p092zgw0VU&#10;rSmyzc6lLBpciZzNwsK/3iTjFbmoNe6V8N/JgYeYwwzbePeucig8zUrSRxuEc25k9eK6fxrdrD4O&#10;htyPmm6J3PWnWlzOETrcYxkkczpknn2Uch7rzW14asPtNpqFxj5obdWXjp83+FYtnbSWVtHC3DBe&#10;RXWfDaH7VFqkBH37UD9TU1fdlfzNKiSRk3K74256Co/h+obxPdSrE38I3dhz0qV/4gUH+RSfDQxy&#10;andS7m+ViNueDW2I/huXczjL920GrubnxHqjM27EioO+ML0rGXAUir9tP9o1DUH3Lua4b5vXHGaz&#10;XLLKVI/ixSt+7ia09JWAMckGnWkpE3J796ayNI+2Pq3vUWSrj9auPxFyLXw2idfitcyp2jYkqfYV&#10;6bDDgqxPc15z8I91x8Q9Ulxny4WH6ivUI7clY+K+iw/8JHVS/hofpiZZzn+KpNQEn2RmgP8AFnr1&#10;pYIZIrOTZ13ce1QmJYdL+diW3Lu3GtzQtQSNFtRichASDV+zcSWryED5VbmsiC6SfUJFgY7cgbs9&#10;eKh1TVrbT7OT7Xd+XEqsz/Nj1qKcfeCQ/VPEEMdiui2N+FubjbuCt8yxg/Mfy4rAv0iaGPUECqsb&#10;qkad1UHGfxrJsp7G3s38RaiwRrpiIdw58vP9avxarHqej3G5V8yEcbR+Irio/wC2Yp1X8MdF69Wc&#10;sPfqc3RF2U72zUd8hCK2Owptk8k1pG7oc454pdRlwVTPGK9eOiNupxnjqaNtVt4nBYId3H8q7X4f&#10;q0elKpQf6v8A+vXn3i4yP4j+WZdoGNpbvivSPB0Zi0xE9IgP0rSIGlfti1jGP4qwtWkY6uoB6KK3&#10;L8/uox+Nc9fl5NVABxhOtEtgWxU8THd4abI+8+G3V3n7LC+T8d/C8JA+VLr7rf8ATnNXnfi6V4dG&#10;t4ZB8rXahuK9J/Zeh/4yB0Bsg7Vuv/SWauaX6lRPsgdKKBwMUVZQUUUUAFFFJuPZaAFoooznpQAU&#10;UUZoAKKQsAcGl3CgAooozQAUUE4FIHBoAWijIoJx1oAKKNw9aM+goAKKTLdNtKM9xQAUU3fzginb&#10;h60AFFG4etFABRRRQAUUhYetKCD0oAKKTcD0pc+1ABRRQTgZoAKKRW3dqNw70ALRSbhS5GM5oAKK&#10;M0EkdBQAUUAk9RSbhQAtFIGBpaACiignHWgAopofPanUAFFFFABRSFsUu4etFwCik3CloAKKKM0A&#10;FFGaKACik3ikLYOMUAOooz7Um7jJoAWim7xTgc0AFFBOOtN3rnFADqKaHFKrZoAWiiky392gBaKM&#10;460ZB6GgAopFbPaloAKKCQOpooAKKRmwcYpA+T0oAdRSbhnGaNw9aAFoozxmk3igBaKAwPeml8dK&#10;AHUU3zP9ml3L60ALRSb19aWgAoozQTigAooJwM0A5GaACigsB1oDDHWgAoooLAdaACim7xTqACik&#10;LegooA+Yj+2/8QBZXcv/AAi2j+bbyFQv73B4zz81Zb/t/fEiK3W5m8FaKwz86q02ce3zda8v8QWT&#10;6fqd9BEu0TQ78erg4r5Y/br/AOCivwK/Ya+HUmo+N9VTUvE9xCTovhOzmX7Rdt2Zzz5UQ7uQfYE4&#10;FfI0Mdjq07Rk9Thp1qklofffi/8A4KG3/giNdV8VQ+GdH01LXzbq+1a+MEcWemXdwqj6mvCPG/8A&#10;wcmfsJfDa7urDxV+0B4OuLi2yGh0UXN7ub0DRblb8DX8z/7YX7cH7Qn7avxQvvHvxf8AGV1LG0m3&#10;TfD9rM62GmxD7scUW4gYHVzlm6knt5LbaXPeRyBJfnXtXuU8LitHOq/Q6YwqbyZ/ThpX/B2P+xXf&#10;yMlz400u32vhfO0HUFyM8Hoa77wD/wAHL/7DHjNJIZ/j/wCCbC534hjvluoFbj1ccc+uK/k9uIpb&#10;eVojEPlYjcrHn9aiDSqMAkfjXRPD1JRsqjX3FuL6M/sp8C/8FWNL+K2mNrXwq1rwT4ktN2BPouqf&#10;aV/Hy5Dj8QK6/wAI/tw/EXxLrP8AZsvhPR0VYwzFPN3Ak4HVzX8YPgr4jfED4c6xF4h8A+ONW0W+&#10;hYGK80vUJLeRDnsyEGv0B/Y5/wCDjz9rH4CW1voXxk8K6T8RreEqi6hqMn2O/MY/haaJSrn/AGmj&#10;LHuT1rkxGHzCNP8Ad1L+pnNVOX3Wf0l+L/2z/HPhzVILC18NaTIJFLN5nm5H5NWddftz/EKCAzx+&#10;EdHO3nDGX/4qvyr+Ev8AwcN/sa/HXUobj4n2OsfD/UDEEMWqQi6tAc87Z4h0/wB5Fr65+FHxz+Ef&#10;x70ddS+DHxK0XxJDKyosmk36TBGboGCnKnHPIHSvPdfMKMVz3RyyqYiLR9X+Bf2xfiJ4rgmv73wr&#10;pMMCtth8rzct+bVF4x/bU8ceHLNrqx8LaXMQ2FDmTH/oVcGsNt4T8Nw6dAqrtjCjb3P9a5DWEfWI&#10;p3kOPJjZsD+91rgjmWNlO6loT9Yqcx6if2+fiQAP+KN0Tpz/AK3/AOLrS8N/tt/EPXJSknhPSVC5&#10;Lsvm4HoPvV84yTgxeaT/AA5rrvAFobHw+2oz/ely5+grSrmGMjC/OaVK1SMb3PVfFP7ePjzQdWGm&#10;WvhLSJNsIeQu0vBJ46N7GqUX/BQP4kSPtHgrRfzl/wDi68D1S/k1fVrrVZU2maT5V9FHQU2Msq7g&#10;K2WOxSiveLjUqcq1PoMft8fENpNr+DdF/Ay//F1v6N+2b4x1eSGGLw5patN/10wP/Hq+YY7jfcKc&#10;+1dB4e1GWwmVwfkyC1TUxuMdO8ZamVStWi9Ge5aj+2h8U9J1KWxvvBmiqI2+Vw0vzD1+9UD/ALdP&#10;j+NWd/Cej4X3l/8Ai68z12STWbT7SD5kgGVb1rlsS6nqC6ZbLlV+aYD0HWppZjinD3pakxxFWXU9&#10;4tv23PiRNYi9uPB+jpub5V/enj1Pz1Sj/bw+JEdy1teeDtFU/wDLNk87Dfm9eWa5qP8AZVpBBb23&#10;mXUy5hjYcRr2Zh/jWJdWIttNUzyszRNvZs9a0p4/FSveRXtqvc9pf9v74jISv/CHaLkH+9L/APF0&#10;L+338ScZbwbouf8Atr/8XXgqhZZWl/vHIolmCDg1TxuKvbmNPbT7nu8n/BQP4kRjP/CG6L+c3/xd&#10;dP4Y/bH8deIPDZ1pvDGmLJlwEjMm04/4FXyvIxkG7Fel/DNY18FIHLfvJnHy9Tz0rlxmYYunSupd&#10;TJ16l9Gd3J+3x8ThfyWEHgnRnZZGVcGbse/zVqH9tr4jpBHG3hLRjcOPuBpdo9z83QeteM6na6b4&#10;bea5mKGaaQtIw7En7o+lZt3qpvbBjA+AWxIy9/b6VSzHGVLcsi/bVIx1PdLn9urxqq77fwrpLheC&#10;7eaAx9QN3T60kf7cnj6ZBJ/wiej8+8v/AMVXgbT7LaKFf4jk1bV9tozf7Jrrhi8Vy/EOtWqRirM9&#10;yu/23viFFb+ba+EtHZv7reb/APF1reDP2tfif4jtzd3XhHSY13fLGvmqWHfktXgvgkTazEolG0Zx&#10;ubjv1Fddr3iOLwXoHk2kQ3NwzH/CuDEZrjOZQpy1MvbVluz2iw/ayGqXraVaWVut2ud0MwYY/wDH&#10;ufwqtZ/tSeNXnvre50LSy1pNtUR+ZyMA5PzV8s2Gp3k9xJqTTMJmkJDDt7CvR/As91daBcXd5K0k&#10;k1wu+Rsc/LWdfGZlh6al7R6+SD6xUNyX/goT8TYdZutNl8AaVHHFMy28kiTjzFHGT82OxqSL/goF&#10;8SG4/wCEN0X6hpf/AIuvO9L8X6Gk1xoWpwW81uL2Qf6RCeGz2YVZu/hh4V8TLM/hbUJLC98vfHbu&#10;waE/Qjt+tdH9rYiOsnYqVappqd6f+CgHxIHJ8G6L/wB9S/8AxdWLf9vX4hStGG8I6N+8dV+Uy9zj&#10;+/Xz7fQ3OmahLo2ortuITj5fut7g1peDk+2+JdOtGGV87e34DNayx2KVNy5ug3Uq2vc+jvF/7ZXj&#10;Xw3p8dzB4b0uSSRsbXaTHv0asLTv29PiDd38VtN4R0dY3bDMplyP/H68t+LN85vYbMjhY9wPuTXK&#10;WDSJOsij7vNYUcwxs6SfNuT7apbc+nfEn7YfjfR/DU2uWXh3S5JLcBpIZDJ0/Bq57Q/29PiHqWkL&#10;qdz4Q0dfMkYRKpl5UHGeXry/xTfxT+BWDfO11CI1Uf3jxWDawpY2UOno2Ft4lX8v/r1thsbjJRtK&#10;XUlYiqe+af8AtvfEPUL6Oxi8JaSXkOFCmX8/vUeIv22/iPpWrHS7DwhpE3p5nm56ezV4p8N5fO8Y&#10;+ew3K1swj68c9aqfE3WLm08WPDYOu6WHbu3d/wD9VT9fxjxXIpaWLjWqnsmsf8FAvG2jQRxTeFtH&#10;kunH+rjaUjd6D5+lX/BX7cPxC8TWckuoeFNHhljfBWHzSMH6t1r5oELmUzzvvZupPaul+GV1FBqV&#10;xZO3MkYKL64PNGKx+LjRbhLVClWrKN7nsetft7/EnSdSmsf+EO0UiNsKzedk/wDj1U5/+ChXxOjC&#10;mLwVoZ9dzTD/ANnryP4i2Zi1kXBH+sjB/Kue8ia6ZbS1B8yVgi47E9/wq6GYYipRUuboRGvVe7Pq&#10;3wX+2h4i8W2rb9A02G6QZaH5yMeo+bpVjVP2sPiFYHEfhXS2+rSDP/j1eEXfhe80+1tb/wAPS+Xf&#10;Wkaru3YEijGc/rXReE/GWmeMom0+5Xy723X/AEiFuMH29a5ZZljn70JaFe3qPZnosX7Z/wAQDH5k&#10;3hTSl3H5R+949vvVR1D9uP4hadO0c/hHR17qW83kf991zWsaBBqFsywrtkxlT2JrhvFOmyWsQOoh&#10;Ub7pDH72amGaYyX2wdaty3TPTNV/4KCePbGxa4tvCehvIrABSZcdf9+uku/2yvHdpoLau/hbS9y2&#10;/mbP3mM4zj71fLXifT5YdNZ4XVt0qhQ3ua9H1tUHhC434A+x/wBK3qZhiuWHLLqEsRKNrM7ay/4K&#10;D/Ei6iWSTwXoqlh2aX/4qrE37fnxGjH/ACJ2i/8AkX/4uvA9AsEm0iCYu24rnj6mrVzp9w/EZFaP&#10;McTz25jRYno2e3J/wUB+I7HB8G6L/wCRh/7PTv8Ah4B8Rg6x/wDCHaJ97B+aX/4uvCFtJ7ZSzx9K&#10;XTgGvk8xdyjrR/aGK6SNI1ZOLaZ9ND9sfx59jW5bwzpe5lyV/ecf+PVzer/t/fEXT9W/s+Dwdo7K&#10;se52bzjjn2euLuwFsvl6BP6Vwenqura5fXUi7o1YxL71FDMsVKMm5HPTrVZPc+jvD/7avjTWtNS9&#10;PhrS1ZiQyr5vDf8AfVcR4g/4KR/FHRdauNKj8B6C32dsSM/ncKO/3/8AJrgvCd5b6Ml5b3kwVI/3&#10;mWP4VyGueGp9e1+R49PBkuJPMm8vPH9xfwHJ963wOOxMsRL2kvdR3YdzqNntOn/8FI/i/eqZj8O9&#10;BEarufaJ8jPRf9Z1q5Yf8FEfizdf6zwHoK9dwUT/APxyvJdM8HQxafJaPdxwxwx+ZPMW+Vc7sn36&#10;Gqt9p1sojHhl/MhjYbpG4L5+8fbFd39pKTtFnTU9nRjzTeh7hF+358VbiQ2//CDaGsjL+4UrP8x9&#10;T8/3fetbwP8At1eLdXkvW8VaHotrFZqjM0Cy5IYkdC574/OvF9M020s9PNzAGMjKqszMTnGf8a5t&#10;jZ6T4qt9T1CLzLOG6H2yHcQHjJ5+uM5/CueWPr82jOKjiYVsUo7RPoTxH+3t4103xHNp+keHtDur&#10;PyI5becNLuYMO+HxnIqvb/t9/EKeXy5PB+irn7vMvJ/77ryf41eH7Hw98QvtOjwxrp+p6bDc2ojH&#10;B6hsVzun2z3uq21vEP8Alpls+lYzx2I6SNMYpUa0oJ7H0pqP7avjixs4Z/8AhF9JLyKCynzeP/Hq&#10;wU/4KB/EJvOj/wCEO0VpBKqW8atL85J7/NXmHimYJMsDH5Y4x+FZHw50yPWtXk1KWMGG1YtGW6bj&#10;2pRx+JjR55SOFYipa9z6OP7YXjm2sPteoeHNJVljyyr5mAfT71fOfjbxBdeNNc1TxxcwLD9svnla&#10;FSdomd2LEewzge3Wt/xZfGS3kjiPywgDn+KQ8AVgeI7f+zdEtLJU/wCWnz/72M/zrkjisRXivaSu&#10;CqTla5kLdfu1TNdF4AZVnuU/vIp/WuWiX5+a3PB0/wBn1gxM3yyREVnV+Fk1PhZN4wjL69G/PMYI&#10;4p0CYhGa0PFNujTQXIXlcis6SUR25YntURl+6Rx83M1FDrDxALK+a2uF32rnay9dvHWl13w2Lf8A&#10;4mOlESQNhiq9vce1ZKgLGZ2HLHirvh7xIdMuPs92d9tI2GU/w+4pyhJao7pUpU0pRKqXcRvY3f7u&#10;fzOKfrMhUQhDzuq94y0uxtFg1vSn/dvcJuVRxzWPqcsh1ERYwqR5H410UZfubkRfPK5WdFcnzDj0&#10;9c+tW9L1KU/6Jej5l4WTsw/xosLOK/vP3hKwxpmQj+VTTPDPcxQR2w2vIEjT0960puW7FUqR5uXq&#10;SSxNnzoJSjbSGx0YehrLNpHZ27RxK+52JmVuqn0rVuA+mXH2O9OW/gYd/wD69RzwLI3nRthj1z0I&#10;9K2+KN0OPuyMh12bHVtrQyB1/Cuw8Y2p1rTNM1q3HKyhW2/7XB/WuXls2idgBhT+ldV4SvGu/Cki&#10;zAN9nlBC49D/APWFcOIvH3i6jXxIm1pItPvobKFv4lDfXbWH4rO29jH/AEz/AK1a1a/kuvENtIW6&#10;vub8apeNPlltyF+8GH8q56atWi32MFpWXoXvhjcFdTuICT+9XP5VS8ZWxTxhPIAdrwqce9Q+DdQO&#10;n+JbUMP3c2UatL4lR/ZtUtL3b/rFaNuPxra3LiPVGsdKnqYMrL0UU4OqrtIqHeGbOKcWHUCtpanV&#10;pEvWGoraqRI3yrym7sfT8a6LwBZtKraxqCMt1Kvyxn/lmnYVy+hQi/1y3s2UFcNI/sFrtob1NO06&#10;61EkfJHxu9fSuatGKi7dTkrcvNp1NLyH1FrhEYqsMDbW7CQjj8q43wLrms6m94+tRhZEjCDb0ZQT&#10;z9a77Q4I7bw4Pmyzws8jf3jjOa4DwVub7aQDgMO/vXNGX7moKy9m2S32k2/iG4uDLcNG8MmxfL7c&#10;Dr+FWdE0K00VG8t2eR+WZq5rV9Wv9N8RX1xYzHCyKXj7H5RzXVaVqMWqafHqEa7Q6ZPsa61zRors&#10;c+IjOGr2Zn6XbLq/jy3tXG5fOaSQZ7KvT86x9YtX0zVbiykHzQzEY9fT9K6L4Xw/bPGt1eyj/U2v&#10;y+xZqz/iRCsPjC6Ofv7W/MVNGX77l8h4Ne5fuV9E0FtQ0qfWYJPMktWy8K/e2461o+MrK2n0TTtR&#10;e6fc0kaqp78c1ztrf3+ny+bYztGWIRvRgSBg11/iqwnujpukW20kbpPrgVbuqsW2dMvjRzeqrsYO&#10;orpvhCd11fBh/wAs0/ma57VFDW7A/wAJ5rofhAD9rvSv/PJO3uaMZ/DbC/NEztetjZandWx42Stj&#10;6dqg8AgW9ndXiJznO5jjnrVz4iyrbateyqR8qAn/AL5FZPhy7Fv4NuruQMvyMFGc4461tK88LF9z&#10;NFHw+4eRpM/6xmP602/Tbctx/FRomYBFERj5cVJq/wAtwWx1Gav7J1W94gtyxuo1B/iGaiu9iSMs&#10;fTcQPzqxbRC0s/7VbqJCEXPXA6/niqc+WjbNEdZBa7ZofA+SP/hMtWcHcwibb/31/wDWr1bTpTPa&#10;pPu9c+x9K8h+AwF14v1B0X59rc/ia9Y8PRlbKVHX5o7h1z+Of619LRX7tHXT+At3kqx6ewLj5m71&#10;na7eb9F2AqGZkzVvVGzaeWvHeqjWwuLGNCn3tuRWnkiyfw3Afs0kzR/N5ma888TG98d+P4vCrllt&#10;LUCW8ZXOMA5wfrjGK9C024TSIbx587Y+VVu5xjFcpEy6BokuoSRgXmpSNPJt+9tzkL9On5muDGV/&#10;Z0+SO8tDGtPljbqznviXqEF5ewQWr4jhGFjHQL0FXfBiebpN8rNubylDMD71zVzcyXt2/n5a4m+7&#10;DjkfhXcaLob6F4ZYSR/vrlUVgvUZxXXhaPsaKgVGPs4JG7axYsIAF/5Z4OKpaiv75QfT8q0YUeK0&#10;hRuNoH8qzNXkCSNIx+VUNdX2UNHnuoMb3xOQBuUy43Zr1jw3EVsDx91ef0ryHQQL/wAU+bGjBftG&#10;WUk5Bzk/hXsWggDT/lXHy9/rW0PhuJjr9htTnoK5+4djfs57LW5fu3Ze1c+7v5xP0/nSkHRlLxg+&#10;LSzjX/n8XcvtXR+CPHt98MvGdv420u1guLixjYxwXCnYxeNozkgg8Bs8elcx4rmWSawtip3G5zx7&#10;Vb1cgQ3DR/8APNRk96wqbr1Kiesyf8FAPiKl2tqvgvReUyzfveOv+3W2/wC2148Twy2tjwhpJkWH&#10;ftzJtz/31XzLAZJb+KWNOSrBt3bFdhq++HwP5Aj5kRVx+NRzS5ij0rxL/wAFCPiPonhqDWIfA+iy&#10;TTXHl7cy7R7/AH6tTft9fEGG2ik/4RDRjJJGGZf3uB/4/Xz78S0A8GWdu7FcX68hatR2jXaxymU7&#10;fLUcjmvMx2KlRqKzsZVJSjse5p+378SZW2r4L0T/AL6m/wDi6Wf9v34h21s8r+DNIZgPkVfO5P8A&#10;31Xh8sKW2COO31qG6t/PjWRWIZJFxivNjmWIqTSUtDD2k9z6Ci/bn+IbRKz+E9G3bf4TLj/0Otzw&#10;h+134/1o3Emr+FNMgijcLC0fmfP055avnmzh+1XMenWqb5JF+VR6etd9ptr9hs0t3b7q4O6q+vYq&#10;25j7ep3PWp/2qvFG7/RdAsSvq2/n/wAerF8Xftn+MvDumyXFr4Z02abafLjPmYJHr89ec6vrVlpE&#10;Pm3T8/wqvU1wPi7XLjVhNczN5cflsFUfSl/aGIUknIqNStLqen2v/BRf4oXMkYbwLoaqzAMf339X&#10;rW8Nft8/EPWZFFx4N0WNWZgu0y8gf8Dr5qthtW1hQYLOFXaO+K6TwxD/AGTFC2770xVifyrqxGLr&#10;xhozP6xVi0rn1Af2svG91YLe6Z4b02Q/xK3mDH/j1Zsv7ZvxBiDM3hHTPl+9/reP/Hq8n0XVf7Nu&#10;ueY24cenvXZW2laP4h02YgL5jx7Wde/cGuCOPxc7WkbRq1JdTrvEP7YXjbSrG3u7bw5pcnmgblbz&#10;PlyM/wB6uY1P9vr4jWEE0o8GaKTGMqreb83/AI/XGeNrPGmRO67Wgk8tl9DXnXjG5/cx6fDHumnG&#10;AewXPWuynjMSpWlIn21RO1z6Zsv2yvHdxotjqD+GdLWa7Vf3f7zCk9f4u1ZPiP8Abt8f6TNNDZ+E&#10;dIk8sqq7/N+ZyenDV57ZQnTfD1i1y3y2toHb3wK4V2k1bxP5bP8ALB+/mGerH7o/AU/reI5b8xM6&#10;9SMW7n0Iv7a/xI8uPd4V0UMVBfPm9fb56y9b/bz+LOjS718D6HJb8fvF87IPofnryyW9An8lPm+W&#10;pJrazFpuv4wy5yynvmpeOrR1uY/XKkbanqUP7fnxBvLZLqz8I6K6n7y7pcj/AMfpJv29vicLe4uo&#10;vBejqkDLu3+b90nBP3+1eG6x4cvfCd/9q0lRLa3A37PT3+tDP/amms9m5VpFxzx+BprG1qlnGRt7&#10;epume/Q/ty/EGVVZvCGkfMuQw83/AOKqRv23fH6jP/CJ6T/5F/8Aiq8Vt4XisYSw/gAJFO8nzRgU&#10;fXK85WjIwlia0q3LFns9n+2x8TbuTavg7Rxz/wBNenr9+rlr+2r48urr7FB4a0YsDj/lr/8AF141&#10;odyljdqt7HuhPyv9Krl7Wy1XNncFsscDHArGWKxUZWcjujUly7nvkv7XvjxItyeF9LZh94fvP/iq&#10;y1/bZ+IJuXhk8JaSoX7pBl5/8erzzR9U0+5thNIWaROGC4xkVz07Z1Az7fvOQfasq2NxcaDcZbCq&#10;VakY7nr1x+3D47trqKKXwrpGySQLu/eZ5/4FRrX7cvjrSmjSLwnpTlmxz5vA9fvV4vraR+Wtyxx5&#10;bBtx7VT8Qahp91p6iGbe4btSw2Y4qpQu56mMalZyvfQ9w1j9uj4h2ECzweEtHbc2MN5v9Hq78Pf2&#10;0viJ4vmupL/wnpENvbqMSReby3cHL18/6nM15obbf9YmMflXT6XFD4C+FYZTturxdzHdzzXRh8Zi&#10;pRblI9DD+9JuWx6Bf/8ABQH4hQX89va+DNGaOOUrGzeb8wHf71Og/b4+I88JlPg3RfvdAZf/AIuv&#10;ntQckAdWz9a2IoTb28aEUUcZiKlW3MY+0lzNrZH1IP2pfGeoeB5PE2heHdNkulty4hk37dw6rw2a&#10;8/tv+CgnxBuLdZj4O0Xc3Vf3vB7j79YHwW1pPNuPDM7b1lVpY89uxH61wXj7wZ/wiPja40kK3kzv&#10;59r6FWPI+oNZ/XcVzOPMdeJjy0lUhse6Wn7b3j65tlnPhPSQxGWUebx/49VW6/bo+JtrqAgPgvRm&#10;hIz5m6Xp/wB9V47aulrH5jN8v8VO1q3+1aczRH5lXcPf2rSWLxVOSTloeNLEV41N9D1i4/b98fxs&#10;Vg8I6K3P96XH/oddJ4J/bC8f+JtEk1fUPDGlw7SfLWPzDnA92r51j0ezfRnkj+aSSEnc3bjNdv4F&#10;hNr4Ewy4/cMfzFc2IzTERjaEjSVatHqdv4n/AG8PiDoFvDLB4R0iRpLgR7XEvfvw9Uz+398RSMDw&#10;Zou7/tr/APF14X4za4vvEljpsQ+WKFppPzqe2t0QEsea1nj8VGMfeD29Xa577cftzfEKC3jnHhPR&#10;8v8A9dP/AIuqcv7fPxGi1CK0Pg/Rtsin5sy5z/33Xjs3+kaSsgPK1m6yJhCtzbPtaPvUxzDFSqJc&#10;26CnWqcruz34/t2/EMD/AJFHR/8AyL/8XUtt+3B8RrhWeTwjo4X+E/vef/H6+etP1gX+sDTUG3Me&#10;cEfxZ5roJ3jtgluv8XQVLx2Op1EpSNJVqns20z2V/wBuLx5FdW0D+E9J2zTCNj+94/8AHqs+I/22&#10;PHmi6nDZW/hTSXWTHzMZOP8Ax6vC3/eXNsoXn7Sn55q78QQItTtbs4+XApTzLFKslzGNLEVJRV2e&#10;7/8ADW/xRiaOSfwdo/lPyzK0mVH/AH1WTqH7cHxEj1n+xNO8I6M8rEbd7SgBfU/NXlem69PDb+Q0&#10;zSQMv3c5xXH33hy1fW7jVJbm4aSRs4aYgAfQVvHMK0qektTr9pUPoW6/bx1bRXa11yx0UXC8eXb+&#10;Y2f/AB80xP289fu4HuLPw/pLBFLNukfjHturwO30/TrZfMgtY1b++F5NU782dvbtYrGjTXJXzPl+&#10;4gOfzNYrHYrRc7f3HJHEVZPRn0Xo37bfj7UbJbm68NaLC0qkwqyy468Z+fjNZ2q/t0/F/TjJCvgf&#10;QmlDDyvmm2yDHY768Cm8S6lZOSI5I4lXAxEGQD6DmpPD/juz1iQ2N8VjljfKH+Fv8Kax2O1le6NP&#10;aVo7nreo/wDBSn4k2Jt3/wCEG0Xa82y4VvO3R46/x1DqP/BTf4jtJHY6D8PNHmuJZAqLMsyrj/vv&#10;rXiPjLSLXWPEN1qiBY1ABZc9Gx1rldOvHtLuSaC62yBiBIFLSfh/dr06OKqzp3v0KVaVtz7A/wCG&#10;8vH2n2Sza14a0OOQrllj80DPpy9Q2f8AwUE8aTv++8MaQit9z5Zufx3V8s2l4k0iutpdXErfdkkU&#10;8/ia6Lwn4a8W+J5JIbe1htY1xullfdj6AVyyxGIhFuUyPbVu59AXf/BQD4jaJej+3fBWjfY5P9Vd&#10;W3mnaewYF6ba/wDBQb4i3i+bD4O0RlLEKQ03I9fv147r/gp7VLe017XpLmNRn7PDGI1OB39eao2N&#10;gss/lwx+XDHxhew9Kx+v4iUVaWpf1j93e57/AGH7dHxMvW2/8Ifoqr/E373/AOLq2/7bfj1evhXS&#10;f/Iv/wAVXiMcqQwiOEYHYVVu78IvDbm/lVfXcTBayPPeMxE5e6z2nWP29fHWm7Ui8JaO8jfwt5vH&#10;/j1V7T9v74kTrlvBeij8Zf8A4uvn+5eS6nZ2Oc+tXIU8uLy1rGWYYvpI7qVSry+8z3k/t9fERv8A&#10;mTtF/wDIv/xdVtG/4KEePtUvY7M+DtFXdNsbaZeOf96vD5yBEwJ6rWR4ahaPxC+1duLpGC/kKpY7&#10;FOjJuRUq1S2jPqy4/bO8cW2s2+mv4Z0vy7iNismZMhh2+9UPiD9tb4g6Ld2scXhXSWjuNwZpPN+U&#10;gDH8VeReKN8MljeR7d0d4oGV7Hg1V+I0ixWNneH+GbAx7qa46OaY6UY+8YxxFXmWp6kP2+fiIxYL&#10;4Q0X5T/01/8Ai6qH/goN8SgxU+C9F4/67f8AxdeDmV0OUb61ESXyDXZ9fxX8x0Sq1D6Nsv28PiDf&#10;WjunhTRRMg3bGMuCvfHz9a0p/wBs74gRaat//wAIxpHzbdoHm9CP96vnHw6d2oQ25/5aKyfmK6qZ&#10;jB4UjaY8qP8AGuWtmWOjJJTM5VqnK9T1fQv25/H+qW0ks3hXR1KzMgCmTsev36yo/wDgoP8AEmW4&#10;uIR4M0QeTcMik+d82P8AgdeNfDt92jSNn71zIfwJzWNbyi4muLhVxuupP/Qq7o4zFapyCnWqdWfR&#10;nh39uz4l65cslx4Q0OKGGMvLJmXgf991oeFP23PHWv2l94gvvC2l2+l27EW8v73fLz1+9/Svm/TL&#10;TVdZ1CLw3o5b/S/luHUfdSu08XQrp9nYeANHCrBGoe7dew4/rXNPMMZGfLz7hKtU7nrEP7bfxBbw&#10;62vXPhPSF5/dx/veRnHPzVTn/bv+Idu+H8H6Pt/7a/8AxVeYeMVW30NLSAbV4AH4iuevYxPDIijl&#10;a1w+Y4qUtZdzlniq/Rn0FqP7afju30v+0LPwzpLkqCofzNvI/wB6szT/ANu74k31ukg8E6PuZfmV&#10;fN4/8fryyyEl14Y8mQfMkeD+H/1qz7HVbLSoFjnZkhEm15FXJX8KxeY46MHaWqZccVWjpvc9u/4b&#10;e+IuFWXwhpKN3X97/wDFUX37b/j6zgaUeFtHOPu72kXt/v15Hq6aK8UN3omr/akkDBvlwVYe1Y/i&#10;0h9GvpAGPlRY+Ve5xXPSzTHSnZzFDEYiVSzdj3yH9trxhcQeZB4b0uRtuSEaTGfT71Zusft5+O9M&#10;ureKLwhpLxyLmRmMuV5xj71eF+DJr0FolRtscYcbl+lXtXsre+iZThT/AMs2P8NaPMsdGtZzYPEV&#10;qdWzldHvU37avjY6jb2Nn4Y0l/MXzHZvM4THb5qj079tH4k6p5z2/hTRVWNtsbP5vzf+P14b4JS8&#10;TRLzXboFmjjMdvn0zitzSIktNOU7QN3zN7mtqOYYzmac7m0q1SMbpnpE37dXxF0+8+z3/g3SAAf4&#10;TL/8VUJ/b7+IRuGij8H6PtBJyxlyF9fv1434v1hDqkVlNbn5o8mTuKqWNgt1Nl/mjXlmH8Z7D6U/&#10;r+OjK0pE08RWvq7nvenftyfES6thczeEdHTccqv737vY/fpB+3J8RbnUl07T/CWjvjmZi0vyr/33&#10;XiOrajDp0AjUfvG4jXHP1q14Eshb2El5cHdNNISzY+nFaU8dipSu5D9vVs9T2fxJ+3H490Qx/Z/C&#10;2jyb1z8zS/8AxdZK/wDBQb4lHgeCdD/Ob/4uvJfiNcRW32dpD1yFGM5Nc7HBcH948DKv+11pvHYv&#10;X3jSnWny6s+gJv2//iOiAjwdou76y/8AxdR/8PAfiVnDeCdE/Ob/AOLrwXb5kigkbc9O4qV3RSyp&#10;24+lR9exi+0NV5nvun/t7/EvUb2OyTwbof7xgGOZuP8Ax6tDxH+258QdIvltrLwnpEwP3t/mD8jv&#10;r5/8H+W2uxF4iwX5mx6Dmr3iHUftmvNHj/V4Tj8/61hPMMd7eMVImdapzWTPZLr9vL4jwStnwVoq&#10;KOiu0hY/k9Qn/goB8RwwQeC9FJb3l/8Aiq8V1yI7vMc9VqvFEpi3Im5u1af2ljNnIuFapy3bPck/&#10;b/8AiSeB4K0P85v/AIuivDWgkQ7FTPfpRV/2hiv5i/rDNL9q7T/it/wrfWpPgdNpkPiybSZk0GbW&#10;mcWsdyR8jSbFZsA88A84zxmvwN/ac/4JPf8ABTW/l8Q/H/4xaNbeKWhhm1DWNas/EEUzeWil3IRi&#10;rbVAOFC8YwBX9FHxJsUvtFjZ5NqqwLY7ivOdU03TZNDbw3NBHPaTRulxHKoKyo2RtIPYjj6VzZfj&#10;amFirJM56NTl0R/KPNFDGd6NuyfvL3qCeaWMCS3dk6htpr3/AP4KNfsrj9j/APav8TfCKyEn9jtc&#10;f2h4dkkU5NjMS0aknqUw0ZPOShrwee3MbZJ+U9q+0pzjUgprqele+pm8565qrcPEJPlHPetC7gjd&#10;MI3lt6+tVLay2tvkPf0qgIooZpWwgq1BaIi7mHPv2qYPaxR+c6FgvXbUtq4vo2ktIsKvBVqAGw6p&#10;c2yLHERtz91ua7H4QftA/Fj4GeLYfG/wh8f6p4b1a2YNFeaXeNCwPuVPI9jkVyAg8sq0qryeGxnF&#10;SrZBn3pMrZ/2aJLmVpagfvV/wSx/4Lb+F/2tPDlp8Jf2p/Geg6D4+t50tdLaSR4V11NgxJlgIxKW&#10;yNgb5uoAJxX3xpU8Oo6JJLAFbzlbDdmBHH4V/JGullJVdG27G3K0bEFT6jHQ19Mfsr/8FZ/25/2R&#10;7u3tfCHxlu9e0GFgH8P+KmN5bFR2VmO+P/gLCvBxeTqXvUXbyOKthXLWJ/QdbQSXd9b6IB8882xl&#10;9FB5/lXoWvCPT9B+wWvy+Ztijxx1r83f2A/+C8X7PPxx8bW3hn9orTY/h/rk6lbXUHm36XcSHt5r&#10;fNCT23/L/tZ6/o3baxo/ia/hl0u/hureKFZo5oZN6PvGVYMOCMV4eOo1KMlGa2+456sZqSTWxwl6&#10;qxXLID0YihOImFGpBxfSKV/5aN/M1G8qrGEB5raMXKCfc6Y+9G6GrIRcKFP8Y5roY0EaYA47VlaL&#10;p2+UXk/3d37tf61rsss0qW9tGzSM2FVRWklGKOetL3tC/ol5cyzrpUCszyN8mK6ZtG0b4e6bca3d&#10;xLJe3TYjt+xY/wAI/rVnwxoOm+CNIbXtZk2zCMlmkxx9K5pNen8c6pJrs8TLCkhjsYX7DP3vqa8+&#10;X7ypdbCitBsfhq6k0qTxFdSs1xcXBLDOdvH3R7CsXXnMWlTOccrj5u1eoR6ctt4ZW2dfmWdS59z2&#10;/KuQ8a+Gozp91PbR7FMeQq8855r0o0pOKaGcBBdbYVVm+YKM4qMu8py3NX7eHTWhDG23cfMXbmp9&#10;J0CFpftcoLR/8s42HX3pSjyu7DmRnxRN5eFhc9/umu88DSTWPhT7RMu1hKyRKx6c8t+RrIljeZo7&#10;C1j3STNsjUV1k+jJpuk2+mKC8jL5a/U/eavOxk48qgx9bnn3ie9OqXplO4KjYVf8aq2U7JZTRA9M&#10;Fa1/Gmh2miJHbRyux87ezZzk1i2YDPIMfeXFdtOMeVJEy96SaLcLeYY2PatBQWtDEoyzLj86zbIE&#10;BcmtzToo/JV3+8zbVXt061rVlyU7m1VfCanha0jgSCEsEit13yN9OST+NZvii8m8TTTXqAeUpxBt&#10;bqM9TTtX1WKGx/sO2OJZnBk/3AKr2dxDGzWpH3VxXDRp3nzyMZuN7GXpqsqsGH8VemeCYXh8FCYt&#10;80kxPHThcV59cRLFKXTgM3T0r0rRA6+DoCy/IQ5X3GOv+fSpzB/uYx8xLY8elDT20l0y4aS4kLfX&#10;cah0zWNU0m8jvNPu3jkjb5QG4I7j8amgnT7GqgY5Y4/GqcqBZd2Oa7OWMtGuw63uzOj8S6f/AMJV&#10;pkOqaftW6iJdRu791+n+NN+Fim+8T280kOySIuHRicqQpzVPRNXexeMSNiNWJb/dI9a7Dwe9oNau&#10;L232/La72Ze+cc/lXJUlKnTlH7jW/NTML4lXhufFMkQb5Y1VV/rWfp6p5ijFV9bvhqOtXF2sqt++&#10;Ib2p2nS5uET3rWEOWnFEuNiWTVZJdQt9Cc7o7eR5W/LpVe9vZI7eafPzFcL9TTC0aeN5k2Y8y1B3&#10;VHrUc7WslvAuX8xduOuc9K7oQSiybe8jtvhnpz2+pKZD80dmCfYtiuT8b3Rn8V3LlfuthD1I5Ndz&#10;8N5EvJLi/i+61vGrN/tYPH4V574gZJvEd98zHFxj5u3FeXSd8VN+RcfiYRpujyaseGp2t/ENrJGe&#10;TMF/Oq8Z+XBp+lyLHrFrIR/y3Un863qL920Vbmidb8SLISabDdbeY5MbvrXPeCNOlvdfUbfljbc3&#10;tXWeO0d9Bd0Gdsik1T+HtrHGrSr97y/mI755HP0riwtTlwbOX7Bvavfx6Xp0t9K/3E49z2FeWRX+&#10;r2+s/wDCSaXdNDeLJxu6MPQ/UV1/xG124iZbK1VWWNkZ9397PT8uaP7K0jx3pY1LSNsN5CmJI2/k&#10;f6H8DWtB+xinJaMdK0TvPA/if/hLdMWT7K0V0q/vrdsbgfUc9KseLfBieJ9Lk0+7tyrFf3cmOVbq&#10;K4awj1DRtXhuLYNFdRlV2njd7V6f4e8QQeIbLz1UpKvyzRnqrVv9Sp86nF7m0o8tmjxHxT4K8T2d&#10;vBp89q0jR3keWXHI3e9dd4u+0weF7pIrdmY25RUX8q7DxjYWt1bJI0K7vtCHdjnrXO+KYw+lToSD&#10;8pFevh8ro1+S7a1M5R2SPPtCs5rDRrcXCsrCP51PY1LNqlhCP3tyq/nUzblsYwf7tc3rYGzIFfTU&#10;eE8DiJ3c5GU4+8aNx4x8L2xzdavGo/i3ZrMb4jfD+1uHeHxHCFaPGNrcHP0rh/Ex+8K4m5A85hiv&#10;p8H4b5XWjd1ZfgZe0lT0R9MXvxs+Fx04pF4xtmkEXyqqtknHTpXM+HviR8PrLSw03iaBZpJXaSNl&#10;bcOeM8V4SQMUAAcV2R8LMnjG3tp/gKOIlE9yuPiH4B1PXo2k8TW628UW52YNtkkz8q9Occmrmp/G&#10;HwDZ2M2m+HfEEWWULJeFW3y5zuxx0rwHYM//AGNGB19fatP+IX5Ta3tZ/gdUMyqQp8sUj364+JPw&#10;0fRIRH4ti85bVYmh+faOTzjHJ5qPTPiR8N7PTWtR4mt1KqAo2v8A4V4L3z/SgY9amPhflMf+Xsvw&#10;MJYqpUVpH0TafFr4emx8geJ7ff2Xa3P6Vl6n4l8P6leSNZalHIsnop54968Ps8C5UgV2/h1VVFP+&#10;yO9cuM8O8rw65o1JfgTh6koz5kj2LUPEFh4r+E2lpLc/8THQL5rVUbJaS1cZDfQNt7+vrUXgC0P9&#10;stcXKYCR/Lu9c1geCHikun0qY4W8hKfRuoNdZ4LVUtJpHXEgYqw7gjt+ea+RzDhnC0Yvlkz1sRXl&#10;XgpNdLFfx1BrkqSPpWmtPJcfu4QpHWug8JeE9T8JeDYbaSyZp/L3PyPmcjp+dWPB0X9r6h/aDk+X&#10;AxEY9TXSapep9wt8sPzP9e1fP4zLacaapJvQ5OTmjY4i80fW7jVLfS106TbCpkuC2PnkxwPzqj40&#10;0DWnjt0WykO2RmbGMYx9a6/TriSTUFmuNyszEkN/Ko/FM75QJtAZGDZrgeFjTkrG8aUU0jzP+wtV&#10;U/8AHk3/AH0K0NB0nV4tRhkaxb7394dK67StK0zVm8gX+2bOF3L2rWt/AWo286zpextGG+VlB5rK&#10;Sp8rNHRjJWOe8Q6LqsiRuLdsBueRWPeaJqxiEP2JuT6ivRdVtJYbNtylsc7lFYczxS7dr9KxpU47&#10;3Fh8DH2qu2cPcaLrDv5Mdg/y/Sol8M6z91tPfr6j/Gu0LFBvx/FS7l27v6VtJa3PUjg4Sd22cld6&#10;Z4hOhyWb2UjRxyRsvzDK/N9auw+BNV1Sx+3GGSOZmyu7+7XQHbNbvakf650X9a2kVrZvIjG5Qqr0&#10;rGcnGHLEX9lUe7RwdzoGo2UAsLewfA/1jcc0aNoV+dUjmmsW2xqzD0z613rWEMvzzRLzVCQQrczT&#10;QoNq/KtH1j93ypHRR4fw8pXcmcXq2m3934h/eWzGGNST8w+bA4FUYbXXIJNk9kXjJ+9kZX/GuoVh&#10;IZroH77bF+lNYxZwwb/ClLESppWPTo8L4WS1kzBbT5ZxkwN9cjir/ha5fR4ZdJvbT9xcZ3Td1J9f&#10;arEyIyboj07+tV5CCuxjyfWsKmMdSPK0jsp8HYGpHWcvwM25juIdej/iiSQBZF5G2l8Ust1Lb+V8&#10;23duxU1wwaUbjnb/ACqrfY3DniuGWLqRmpWWh6NPgHLqk1L2kvwM53e1ube6jQs0U6kr7VrfEXWr&#10;LU4rVrS5WRkuM4XPC7eayb05BPp7VUvFLLuHT6VnUzSrzJ2V0exS8NsrqSTdWWnoKL63Bw0i+1C6&#10;pZdDcLWdccCq/wDn7tYyzzEfyo9WPhbk8ld1Z/gdV4Y1nRLS/lvLvUUj2xhY85+bJ5HStq98SeFt&#10;Ss002XW4ljabdM3zcADjtXneBjkfpRtTGAv6VnLOK0tXFES8Jsmlr7af4HdXvxCubXSzpGn61G0f&#10;KM2052+oOOmKr+D/ABLo+mpeJe6iqeYyeXuU/Ngc1xoVT2oxg9aj+1qns3DlWo14T5Py8vtZ/gbe&#10;r6rp9xrd5cR3StHK67HU/eG0f4Vp+E/Eek6doUlpc3yLIrN5a5PI/pXJcUjcj5v5Vp/bdb2ahyoV&#10;TwnyerFR9tP8D0L4beMPD+jaxez6tqKQRywqI5HU84PSq/xF17w7qmvrqOkavHcJJCFby93ykfUV&#10;woCjkClOCc81nHNq8anOooVPwlyanG3tp/gb51LTGaNWuPl85d3yngBga3PFPjew/t7T7/QdSWQW&#10;qsXZVJBPTB/OuDPPB/lRgHqKv+2q0nrFF/8AEJ8nerrT/A9GN98O9d0l7l/EQsbpzn7PIpKq3tgc&#10;g0nw88VeGvD93ef2lrkMe4II3Odr4J6ce9edcf5WjCjnFRLNsRNNNE/8QmybZVp/gdl468TaRqmo&#10;X0tjdrOkgHllVPzfKOlZ41jT4/CzaWLv963SPGMDjrXOjb3H/jtG1ew/StVnmIVNQ5VoC8JsmX/L&#10;6f4G7BqlhC6lrtBj61JqOradNtMdyPQnB4rnhx0P86MgcE01nuIX2Uaf8QqyfmT9rP8AA3b/AFyx&#10;mtLexgkUhVXf7ckn+lVHv7PyiguBWaQGGD/KjA/yDSWeYiO0UEfCvJ1/y9n+B0/wG1LQfDF7qF/4&#10;kvo7fziPLaTPzfTArv7D4heBIreYDxDCpe4ZsbW56c9K8ZxznP6UY5z/AEr0YcW4yMbckfxNF4X5&#10;Sv8Al7P8D2C++IfhCSORR4gh6fL8p/wp1l478Iy28MMXiGHzsZZPm9PpXjvf+KrOk5a/jB9/5Grj&#10;xdjJStyR/EJeGGUxjf2svwPWb/xDY6pqpj+1x/Y0UE7VOZWB78dKz9XsrLxBbte3suG8zbDDyCij&#10;v+PWsGwAJ2ge1bNuDsBz3q6edYipiFWlFabI8Gt4e5ZTqc/tJfgQ6J4VttL1aS9t7dW3RKPMbk5z&#10;z1rdukvJRbWltFuG/dJJ/dxUNiSw5PetK2z5vXtXqwzzEX+FHnV+EcDT2m/wJbiC4eLEaE1la5pW&#10;oTafIY7JmkaMgLxXQRAEDipLo/6Pz610f21Xa+FHmT4bwsJfGzy3wZ4F8UWmvtPeaNIq7SyvuGCT&#10;+NemaZpWoQwbDaMPl9qm01cSMx9q1oBhc1rDO8Qo25UclTI8PHaTOdv9L1NoXEdmxbHTIrFk8O68&#10;ZlZNObGQD0rvWznFQrgZz0qJZ5iP5Uc0spox0uzzjX/CXiS71K2a3sZNsbZJUrgVbvfDuu/ZGX7A&#10;zMYxnBHWu1YK1zkUXRAQ/wC7XLUz7EX+FGf9m011Z5TbeEPExvo3k0iZV55Vl7jp1rodf0nWZdAt&#10;7eKzkZlCkruAPWunIxIoX8aLvZ5KKe9cdTiTFRd1BB/Z1Puzzz4meFdV1bStLhtbJnaO83TKuMgY&#10;71MNE1O2Hlx2jN8owQRXX60F+zxk/wB/rVe6H7lWWvAzDiTFVpX5UTLK6Mt2zkbzS9SdQGgb735V&#10;GLbUbeaErbNtVj5g454roroDptqnKqRp835V4k+KMVS2gvxBZLQlpdknh3VNL8NrJdfYjJcS5+Zp&#10;fuf7PsKiufiZr08TMghhPIVUXP61QvHJTB9azLwDkY61w1eOcwp7U4/iXHh3Cy+0zZvda0nUNPju&#10;LnU8ThfmWRieawdWvYr22dRdLwPlUd6p3POdoqEk/wCRXl1PELMo1E/Zx/E3hw3hor42NgYwXltO&#10;B/q2yW9OK3Y7+wj0+FTd7plbew54b/8AXWIDx0pf89Kqp4mZpU3pR/El8M4VyT52drH4n0ZowWv1&#10;Bxzwa0NE+ImnaTPgar+7bhl56ZrzkcdP5UvvWH/ERMyWqpx/Er/VnC9Js9Q8a/EDw3q8JWz1aFvM&#10;Cl9oPLA9elcMbvTLzxhZyXl0n2NVHmyc8YPT8ax++c/pRtX0rX/iJGab+yj+I/8AVvC/zM9P8R+L&#10;PB2r6L/Zp1qFfLIKeWjAsB0B46VyENxodnr9xe2178ksKAsQcMwrn+ox/wCy0Hrml/xEjNf+fcfx&#10;IqcMYWenOzqbPVtI+3fa5r1enoan1jxHpNxD9nt71WDKc4U1x+Pf9aGAPal/xEfNHK7pR/EyfCeD&#10;evPL8DudJ8V6FqPhxbLV9QWC4jBRfMB3cdDWHJfaXaXolsrtWjm/10aqfkcdx7GsJVoK8YxUx8RM&#10;0pybVOP4mseGcHFWU2dVba7pbW8kEmqrCwXMbNnbn0NR2/iexPLTqpX73XmuZwe38qX/AHq0j4kZ&#10;pCTfso/iC4ZwfNfmZ2cXibRnA33q/kao6prened5tnqCk/7p4/Sua+T2ox6VU/ErNKis6UfxNP8A&#10;VvDfzM17TXJILxWg1Fotz/PIGOPxroLrxLoS2O2LVEkk3KTwefXtXD9//rU4Vj/xETMuW3s4/iZy&#10;4Zw02vfeh2WoeINAuIGiOoRncMYbOP5VzSXVt5YV5lzz0zVAZ9f0ow2MHFZU/EDMqMbKnH8R/wCr&#10;WF/nZ02l6npGyGK5vVwW/eblOABUnjbxCuuXscNpP5kEC4j29Bx0rmYQxfdj9KuWw+X/AOtXo4fx&#10;CzKceV04/ibf2HQhT5VJliwt2eZTIcL3rWvWV1jWAZxVG0GBnFXYR616mF4yx7lfkj+JzSyWjGm1&#10;zMl8J6zqOgeJoNREDbPM+Z/Re/4YrvvjDJoviXSLPVdMvI5bq1l4VAclXHIrg0YEZQYro9Lk+3aS&#10;0ch3fJ/SvTo8TYqpLmcF95McDTjSdNts5jV7XUTYiC1tmJYgHHatDSLa9l02OO4gbcF2sOKlYfME&#10;x92r+muN5jJ5612vPcRWlrFHl18po8q1ZhnTNVt9NmtY7UsRJtXOOVJruLS0kt/C8tosJVvJ2qv4&#10;Vk8SahHbq33mB/IVvX8y2mkSzM23arGtHjqlRxukYywFLSzZ5jpXh/XdR8WahqV1pzrFGnkW+WHI&#10;zzUjaJrqqyppzZz7V2WgQmHTkZ/vyfOzeuaku4W3tGi9a9CWKlUdrGccLTjPc5Ow0PW5NJeGWyYM&#10;M+lU7nwnrs9myG0flcj5hXe2UbRRsjt17CoiyE7Buz2rfnm2uhiqEKcmu5wMuiatDaWurx6eVmhk&#10;XzGXGSOhFah0vVLrUFmFm21RhfmFbc+YYLqzZMbV3Y+tS6QxeGFz12jP5Cu2pepaRi6XLFxMddD1&#10;Y3ELiybckm4H6DNWviVpGpyC3ZLNuD83Ara3eZdRqR/C38jU3j9A1rCf4guV/OuWf+8IzjS5Y6M8&#10;+gj17TZPLjs90efusamlTUbk+b/ZzK3sRWvc7iq5H+9UMFvNqsn2OHdt6uynHFbKK3DllHS5V0jS&#10;5p45L2WJlihXO7jk1zFq0+p6pPqM8e3dJhFPb3rt/EVs9xLbeG9LLKh+e4ZP7o9fxrG1Pw9LY7pY&#10;AMK3zJn2qvZyjC/czjyU9jMmU7toXPbA71o23gXQ7+ONLrT081usi8Nz7iotCszdXP2lx8sfK+5r&#10;c0acXWvCGNvlhjZj7muSUpU4NpnUu5wurab/AGRr914bnclWRWjkLckHsaz/AAFp8djqeqNeW6eY&#10;G/d99oNdR46sLd/iDDDIv/Hxa5VvQg1h3qppXi6SwD/62JW+71r0aVZ+xt3RjKPNOxalxG+5R/FX&#10;o3gPTDpmgq8n35vnauD0fT/7S1eGyYfefLfSvSNSuYdK0uSaSTasceP0rz60r2XcVR2jyo4/xXfy&#10;3/iSS3TlUAVG/wA/54qEYtk8iLqOpqC1b939qkH7yX5uPfNLuA+dz8o613Qp+zjr2OKpU57RQ291&#10;CSIFEH1aqpmxEzM3J7+tR6jKvmbQtNdgsPPeuZy5tWdlKmoDYQWl2gVcJwM1UtRlt1PnfYvFT1sj&#10;byI7qcPKIt2AeOtR6Pbi38TzMo+UbT97OPm/+t+tLHD5yOzL0XNSxv5XiJd3O+xRtw+nStPsyXkR&#10;E7jxiWXQhcBv9XNG/wCtVfiHE114PV4wNwljZT+NSeL7hx4RBLfNIi8/hk1Xv5xffDyO4JYbFTO7&#10;qcHFedh4tU0/MyStZ+ZyMfH3jUcoMcnNSMxB3Z6dfyolTzF8wd69A6qitIu+Hmxqlq4/57L/ADrr&#10;/Em0QR2yj5dp+X8K5fwPaG516IHG2PLtXQ+JblI5Lmf732e2zj1PFclX3qvoZz/hs57wII4vD0hi&#10;TG2R+c/Wuds75Y9Me6P8LN+JzXReEGUeC/tYA3SrI7Fe5yarfC3wfL4qv1kuI/8AR4WDYPQn0Neg&#10;pxhGUpdCado3O0+GmmWvhDwfN4u1mRVmmTeWZfu+grIt726vbLUNavV/fTTLIuOoQngfSnfGLxTH&#10;c3cfgjTGKxQKGn2ngj0qHTZkOnSADhrWM/kwFcE1Ll531/IlRfLzM1PG+X0uHK87l/DkVzt7JJDO&#10;wXjcoz+VdF47XfpsI46qf1Fc3co016wjG7p8oqoc0oxS6nLUfu6HReGJmltHtZFAwgJ9+MVhwQQv&#10;qtxpl1HuWT5hn2rS8LmaC+8q4P3oSV496o6uBZeLoZCSBISFx710UounWlEPslz7Bp1iqrZW4jLH&#10;59veppbcvBfSbRt8oD8c9aZcEM6qTT01BLfw7ql3MOI8DG33rkl/vDCg5SkzWg0+38pMKuQuM461&#10;zvi3T5bOMiE98pj3OK1NB1BtXtftNoV8teC0ny4qnceI9El1KC2vS+0SgrJ5Z2t+faumryVL8u6K&#10;5ZSlqjQ1S2/sbQrXQbZtr3C7S5/ven86l+zzW8KxCTcI12j8Kranrmm3fiC2hiuRL8u5R2BFacl7&#10;axxNLKMKq5Y0YRWhr1NKmuhyninTmu9Wttg+8mGb0xUzyW2l2eXO1EWlWd724k1OVdvmN+7X+6tY&#10;Wt3Fzq18sMcf+ixNjdjh2qpS5pPsi49ixp8p1OSbWZXVgMpCu37o9fxrovC//INBz/Ef6Vi21ktq&#10;vkoMRsuFVe3tWx4XHl6fsbqHIqMPLmm2jOMuaEn5mX49BOs6WZBmPdIGz64FYdkZb6a5Hm7vKhZ/&#10;fjqDW549udt1axkBljJkGfXisW+1aSS2kstPiWGO4b97J/G3+zkDpW9TfQ1jfl0Cw23EDPNGrRsv&#10;8XUfj61XhuLa3l+z3yytF0+0K2WX8O4qfJisxFHwPSoIkHmbZY2Kt3Ck0/gjqa1OSnFXN7wxEtpd&#10;SStJuBGFZO4Peq7sG1VpVPDSE/qahs9FutHk32Fw0nnKpRG6qwJ4H4Vt2XgyWWRbrUL1l7+VHjI9&#10;ia5rwjWU7mXtIWuUPEEoKxjH8P8AWo7EcdasePNMsdH0v7dbXbrMrALGz5Dc1T02UsisT8xHIorS&#10;57zj1Kp/DobGmQpIzPImR0FFWdJi/wBHorohRjyq5Epe8dh4ohe98LkIPn8v5frjivONWRRZWrtg&#10;v5Z8zb65r02UeboPLdF/rXk2tPtu5oEkz5czL9Oa8/D66eY6PxH5z/8ABxB+zjB4v/Zo8L/tL6Ro&#10;yte+F9ek0/VrlI/mFnOBsyf7qygYz0Ln1r8Y5nd3ZG6Cv6kfjn8G7H9oj9kXx18GruyhuDr2j3dr&#10;aJNjaLgp+6bJ6ESBTntiv5f/AB14M8S/DnxnqfgPxlpE2n6to99JaajY3K7ZIJkYqykexFfW5PW9&#10;pRdPszuw8ua8TAu4zaqXYZDH72KrTXEpTMS/erTYb/kYcdKo3lmYHLxt8v8AKvXOgoB2XO12X1rX&#10;0q7lbT1hMQwvHy1nnDjnH5UsTGMbkJBoA11KMcTOcf3WWrFutuhxbn73JUNWKl/dfd8zcP8AaqSL&#10;UADjy8epoA22uRb/ADSt+HpVafVyowiqOf4+M1Ra4SZc5b1HQ0zzCny52/7vH86ALYvHHLR491Jr&#10;6+/4Jyf8Fffj5+w94nt9Bvru58W+B7pljvPC99cMzwLn/WWrkkxuMn5c7COozzXxuJCTwF+vOf5/&#10;0qWKeWNg0chDK25WyePyxWdWjTrQ5Jq6JlGM1aR/T/8Ast/tb/CX9snwM3xD+GNjq1qkMgS/0/XN&#10;JltpraQjO35htf6oSPpXpk2m2bdbdc/TpX4Cf8E8/wDgs3+0D+yR4ntPDHxR1rUvG3gKQLFcaPfX&#10;Qe409eB5ttI+W4H/ACzZtpHTB5P7n/Br43/DP9oL4eaf8VPhJ4utdY0XUoQ8N1avna2ASjjqrqTg&#10;qeQa+cxWEqYeWm3Q4alOVPRHVLAyjCHpxXdfDnwfHpsDeJdbT5x/qVbt71n/AA88LyarP/ad7H+6&#10;TmPcvB9zR8VvGU0ki+ENEbbuX97MP4FryakpVJeyj82YpM574o+P5PFOr/2Rp8v+g27fvG5/eN/g&#10;K0fhBaw6nI0TN/qZS+PXHaufbRbU23lIuMDhl6/WrHga/v8Awdrf9smJpIN22ZRnketdEYRiklsa&#10;80eWyO58d+Jt1rNFYSMuHBZR2wRWAPF4ttLmTVBuXyztZm/SmeI9RtdWs7rULErtdtyrnpz0rkvE&#10;Nwb+/h0scRKPMmO7j6VdKc3Mgd4e0rUdb1YWEEWd3zzN2UZruovDOmWg8zUtTTav3lXtXN6Jc3Vh&#10;ZyCE7Wum+7GvzEcYFdl4U8EC4spNV1t2yu37PDzy2e/r9K2jKn9roOTDwtomnw3D6/FD8rfLbh8/&#10;Io6nn1q3pzzajq0mpSj9zGu2BWB9eWqXWrhLaFbEOse7/WEnGxf6U3w/fWt9aPd2Em63B2xsB1xx&#10;n6Zr5+vKVS9Xo3ZEM89+IAkk8SyNOD/q1IX0rNghWLaAOtWPEGopqfie4uVO5UcqvvjioTJu2u3r&#10;XtYWMo01c6Yw/d3HBT5iKO7AfrXTFY7aNcFdscfy/lWf4c0+JC99cLlxwisvT3qbX7qK202RT1kX&#10;aoHeuWvU9pPlQ5d0ZNnKL28uNSfqzYGOwqKG5KXn2j+8f0p+RaaWNh/hxWf9oRIsnmuiXxKxyyXM&#10;7m5dsjKrMeN3WvRtRkXT/h5GyjcVsnOfevIZNVA0h2k++vyr75OBXrXiaO4n8AQ2rf6z+zV3Adsg&#10;Vy5h/wAu/UrsjxvJSOOMN/BTeCw3U5oyrbT/AAr3qOX73SuxhU1kSXEbzL5UUm0txu9K7LwFG+n2&#10;2owS5JisVG71wxFcS7BYGbP8NdtpW+Lwm2rrHt+06byQMZbgf/XrlxP8NLzKh8Njndbs4rVY540+&#10;Wck59Cc//WqrpeRfxrjvVjV72C6sLeBJP9Uw3bhyTUej7ZL5SOyk/pW1Je7Y0kGtQ58TWM8Uyq2x&#10;gwY9RXQWWg3EC/2tewLnd8kbc5965vxjAfLS8iOJIVJX3HcV1Hg/Xl8SeCbe9L7vLbY7d+O9aVql&#10;SNmtjnnflTNT4RJJFpmpg/8AP4x288cV53dy+fqt9IVP/H22a9G+Gz+TperHhXF25b5enHFebowM&#10;9xcBt2+6c7vXk1x0f402XDcmhORio2cxXCyY+6wP60kD/PnNF3yuc11+RoelXc6ap4cmfb9+FuM+&#10;3/1qofDrEHhNb65fmTLtu7AZ/pUFndO/gCaUN832dgp/D/69VptTXQPh5a2qsDJNCqBSevrXk0YS&#10;tKC7nJKPQy/EmqyajcbWTBZ2lb8eg/AD9aztH1a+0DVFvrCTa6tz6MPQ1JbubkfaZ2O9hlqqXmPP&#10;3L616sYx+FnRypI9vibw/wCMdLt9TSPy7qHaWVeqnrj3qp4oW80Jo9f0QlZt+Jo/4ZVwf1rn/A90&#10;0Oq28YuGVZV2sB/EccV104lZMzqxX+HPSro05Uq6V9OxXLLmuOPiCz1/Rre7jbDNIAyY5VvSsXxW&#10;pk0qZA+0lcZ9KtPbxW95HLAu3zJBvA71X8TZ/syb/dr6XB/ErGc/iONviptxE/DIv/fQ9a5XWhgH&#10;NdzqVkt7pSuD+9VQV/LpXCazI7b0ZdrKxDLX3eVyuZyOG8SIMMwrjLn/AFzV2fiRiFYAVxVwT5xz&#10;X6Ll3wHJUG0UUV6hkFFFFABRRRQBJaf8fC/Wu38MoHVVI6rXEWuftK/Wu28OErGrAivHzT+GbUjs&#10;vD7NFqFqwPzLcL/OvUrSOyktpb4WHzKpe6KZ+Xt+JNeW2BR4IbrDfLIu7b1rt9G1u5Dw31lcNLtd&#10;orq3kbKsOx/Hp9a/Oswbdz2MLKKp69zrfC2oafaaYrJJKhdmKx3FuVwM/wB4dvwq9eiZkVLi3VVm&#10;lLxSRzB1YgdDj86q6HcxLpKrY5WCRiF8z/liSeUb3Haquj3zS+JJLAR4t1vWdAnRQMD8jzXxeIjd&#10;t2NHGMrpq3VMdY3Lz3yuR8xYhvypmvyfvNv/AEzbj6VLc27af4tksgONxdfoaq+JXCXALf8APNsf&#10;1rxqmtmZwtzozN7BdwJHoRTor+/WTdDfzIQc/LIRUDTKeBU+kWF7q2qw6XptuZbi5kWOGMfxMegr&#10;lUXynXHRanX6N4g1iOyXdKs64wRKvP51atvGnhh38nVdM8lycZaPKmsnSQ8UbW8i7WRsMrdv8msv&#10;UkY38keO/SuXlTk4voPDy5pM6+bTPBupjzPJWMn+L7oNUp/B2hTPss9WCkthVVsg1kackNsjS3g3&#10;Kq/Nu7ClOoPcwyTxReTCgyGXgmpSltFs7oT961i9e+C/sTJc2Mwdo2ywPNQz6mlsNzR5Y9araVq1&#10;4x/czsRIvMbnjir/AJVnq9sYJU8ubr81Z1I8skpHZTipFCPWGmLmQeu0etVtSnEGmM/97+tJPpk1&#10;te/ZbhMKDkHPWoPEHziO3T+Jx+FS4x5lY9WiuUqiB7axjDL7k+5qGZiQy+lbEU0LQ/ZZ0+Xp9Ky9&#10;Qtlti3ltuX1rHmuz18MVYQTLtz8uOahvo03qcZCsM1ZjxHC0hHvVC4kb5mXv1rlkuZns0fe2G6hE&#10;guV2DCsKz71FQgHNaF84a1jnXtg1RvXBKsB2rkm5Ht4f4jNnGB8wqrKwePpVuYnOKqMR8y+9cdRH&#10;0WGKFwcrmoKmnJHy1DXDLc96n8KCiijmkaBRQDmgGgAooY4XNdD8SfhvrPwx1Gx03Wbu3mbUNLhv&#10;omgzhUkzgHIHPFaRo1JU3NLRWv8APY554rD08RGhKXvSvZd7bnPUUA5FFZnQFFBNJkmgBaKM84pC&#10;SKAFoopCSORQAtFChnkWMfxHFdB8UPhzq/wq8UDwtrd5bzzG0juN9sW27XGQOQOcVpGlUlTc0tE7&#10;feYSxNCGIjQlL3pJtLuluc/RSBiTilJrM3CiiigAqxpPOoRj6/yNV6saT/yEIx9f5Gqj8SIqfAzr&#10;dOX5wa2Lc/IorGsCQ1bFsM45969iifLYnqalgBtyavWRBJIFUbFcxMavWXQV6VM+axRoxZ2rilvW&#10;IiVBTYj8q49aLkBpfLz90V0rc8SsWNPABJNaUXA6VQsRlMGrynCjFaI8uqDklGY0wZ2E4pzt+6bj&#10;qaaucEVnI4ZkJX99nA+7Ud4dsTZ71KV/fMT/AHagvfmjxXJWMJbFYjEykjtRe5/djFK4BlUZ/hou&#10;uNmK8uuQZ+tMPLUf7VQTDMOKl10jcgbuarEmP5HP0rxcXuBQuMntVSUkjOKu3I28VSlPyivn8Rsb&#10;QKF0M8Vm32SK0br7vNZ14cDFfP4k7ImbcdajqS461HXgVviOoKKKKyAKKKKACiiigAooooAKKKKA&#10;CiiigAooooAKKKKACiiigAooooAdD9+r9scc1Qi+/V+155Nd+F2InsXrNeBkdquRv0NU42wcCrMR&#10;7A19Fhe5xVJaFiFyWwBW94XnKzvav0PNYFtkycitKxmEFzHKTjLAZr38Ir7nHL4ifUoTDfuh/vZ+&#10;oNEABkG371XPEsQaWG7B+9w1V4E2/WvYp6M5K+9i5pcDrqkbMPuxs1aHi64KaWliv3rhglV9DBed&#10;pWOSoC1H4ilN1rEEX/PHJ/HFehQ/iHny+IuW+BEqgdBim6izLtIOM8U3TX3QlWPzBqNQDeUCB/FX&#10;qUzkl/EuJp2S7c/w0sS+Zc7f9qo9Mf8Af4b+7Vi1hKTyOx6NxXVHYylrMo6pGW1sRlR+8tyKp+HS&#10;8DtZSj5o2NS6jck6gt8P4ZMH6VFaxtY+IvLYfLccqT64r06bl7FWMakfeaZrWjOkqzKv3d38jVrx&#10;wvmW8ZZ/4M1BojbpO3O/G76GovEbtr3lwQzbLWNR50yn7xz90VhON66ZhG6MGOCTVeI5NsKSKHk/&#10;vdeBWxa2dvpNntAVVVeW9qktbRW2LDD5cUfEMQH3R6n3NZvi++bzV8PWkn7xl8y4brtXsv1NdEVz&#10;SUSZS5hfDBjuJ7jUmJMkz9/4QO30qHVYjM80QON2RUXh+fyJynYriprxz9rkXP8AFW9aPLoc8pGP&#10;cyx6Vp/lIe2F+vrTNDuZrHSbrVl/1jSLGjenc1S8Qyy/a2LfdVflFXIZ0tfC1pG8Zb7RM7flXmTg&#10;+ZJ9zupR9pKJR8ayLPq+marGpBgVd3vmsP4iRz23iLT9Xjj+VgVYj+VbuuQC9t22k/JGp/lxUHjf&#10;S21DwMmsRE/ubiPcv1yP8K6ny0pQXyOfm5cQ0ujNr4a6e95ey62/3U/dx+/rWh8QrxZLaHR1fm6l&#10;59lFXvB9lFpnhq1tkK/6nMjDuxHJrmNa1KPU9fnuYTuSBTGr+/esaUefEXfQxrT3K021ThOirhRV&#10;e8uvKCw49296lkdVBZj71k3kzSz+Ye9dlSXu8pjh4807slnPnS7iKhuXLsF9KTzCDmmA7m2iublO&#10;2Uvdsi5BthjyBTFZp5N2aSRsDaKlsodke8mnGNlcqnHmJyos9Pbgbmx+pFReIj9l8X29uRt3aegU&#10;L07Uy8d5JI41bbumT/0IVd8Z2kq+KtNnOBvsRuqE9dezI+0b3jCQjQ4bTH/LBjj/AIDil0fyLv4c&#10;tuYMq2rbivqBUesg3mqCBT8scIH6U34fkS+F7qy8vCxtIjfXkVyU1y0Ul0f5lSjy4eLOPsJzJFsY&#10;/wANWkGbfgdKoeU9s+Gq3by5HNdko22Nl+8ib3w9ZIdRuJW/hgz+Gam1eea7ivUT701u2369hWRo&#10;upw6Xcz+dn99HtUj65pbvVi+kXV5u/1dvJtPp3H6GueUfeuc8v4bRJpEkdr8OFYNtVbN+T268103&#10;gLVoPCngNdSVVVTbl8kc9yK5eIKnw2TK/wDLhk7qd4j1NYPC2l+FYZP3kkKyzHd0QdPwNdFWHtPd&#10;7sjlvp5mNDNcX9xLrV7/AK67be59F7Ct3TL5YrFomkCswWNeevz5rJsrOS4lEcY/+tVyKO3Mpgyf&#10;kddpz33CqqQjKF30Oip8NludZ45Yx6OJcfdwcevIrlbrUri1izAcNMMs3oK6zxwoGiMuCRgdK4nx&#10;CR9sRQNu2FR0rmpe9y/M5IRjOokzY0/WSt1ZXMikrwsjfUYzVj4gw7YIr5TtZGDA/Q1h6fIx07ap&#10;/wBWxC10+prHrnhiO6Uf8s+h+nNdNSPLKE16GLjyyaIILgXqRShfvfpTdShkj8G6wxP3nG3/AL6q&#10;p4dleSxUqrZjYh+OmDVm9kM/gHUs7g6zgNnjc2RXHP8A3htd0Xh9JSZR8NakRoTWCSbf3peTHpgY&#10;X8amFhca24063kPmt9xuu339qZHpsekadDbbsNt8yc+5/wABiuk8FWcen6XJ4jvysfnLuVj/AAoK&#10;6qko4em5R3b0N5O82zR+H/hnwlqkd14Y8QRR/wBqI3y3QzluODXO+KtE1rwv4gbw5eztJbyNmN2P&#10;8PpWXa63qN5rja1pchjkM25c9Aue9ets+n/FTwf5Loq30A/iH8X9M1y+1qU5XlswjLm3PJ9f1FbV&#10;I9PjfY1xxu/uCtmWDTk0OOGALJ5artZe5rA17w9dQSXc1/uFxay4aPd0XNWdBuw+kNabvmRj+VdX&#10;uxptLXQmppT0LJxjIFXdKlQRtCP72786ydSuPslr5/8AtD+dWrKYeajg8NXDh5OnK/Q44ScdTP8A&#10;Hzp9qt1J+9EeK5/zQv71lLbeigda0fiFBNc61bxXVzJDb+T8rQr8zHPSq9no/hrbvW9kZsfxTEGv&#10;TlyRkpHZ7aNO2jZPpT20iCS8lAZudnTaKuNqVpgx2e2Rum1elUf+EW0KRhIlxL5nTeLjk1CWm0WX&#10;7IsguPN+WJlAVlPv2rCXLUldM5ZctablO/kaiKGkb5yWTgsGxz1I/CtFJvFFzEsOnM23pvZRkfTN&#10;L4U0aIBri+vo2b+GJZAfrmti+1jTNMg8y5uFC7cqFGT+QrCTcZ2SudEpKNopGDceB9Wv0V9QvleR&#10;T96TJx71mvY3Ok6wujzyKzthkkjPBX+lamqeNZ5I0NpG9urZPzKN7fn0rN8M2puNTkv5nZ2Xlmb1&#10;9K3p805+8aQlU6nVaeiJFjb7UVBcXX2O1RiPvNRXRKcIu1xWudvb7ZNCdR/Cp/nXmPiuwA1e+8v+&#10;6sv+NemaORNpMiH+IflwK4bWojNrt8qKW3WPzfL0rx6U3Ft9gp+7Ih8GSBfC1xD/AHbpvyNfjh/w&#10;cYfsUR+FfiZa/tieA7GT7Nrnl2fi6GGH5YblVxFckjp5ijac/wASA9WNfsV4Jl8zwxcO4xm8PFcv&#10;8XP2cvCP7T3hTxD8LfiXZ+foOraYbW5j75YfKwPZlbDA+or1sLilgsQ6jNKcuSu2fyuDrljSMAM5&#10;HWvWv21f2RPiT+xD+0JrXwJ+JOnsr2c3m6Rfqp8rULJifKnjJ6gqMH0YEHkV5TnjNfZQqQqwU4PR&#10;npppq6KFxp6qTJADu/u1WYSI21/lrWBDN+FNlijI/eDiqAyScH736UA4/Gr32W0nOcKF7EUDRgeV&#10;m+mKAKKhQ3I/SgTzW4/dsR7Zq8NH3cm5/SpG0mBUMOTub+KgCvBrjqcXFpHIv+yuDTr7VLCVQlvZ&#10;rz1Zhginnw/xtW4P/fNMj0S4huFferLn5qAPrH/gk94z/Za8S/GbT/2ef2oP2cdN8WWfizUI7bRt&#10;eGY7jS52B5kIdd8J4JOdy4yAc4r9/P2Xv2ZfhP8ABbwvB8NPgj4Js9B0KGVpms7FTgs3VmJ5ZiAO&#10;Sc4AHav5YrOCXSpEvLHCyIciRXOQa+wP2SP+C3v7en7KLQaPo3xK/wCEn0WBAi6L4sU3IRPRJSQ6&#10;8dOTXl5hg61eH7p/I561KVTY/pA8a+KdK8A+HzbQgZACYXqznoPzryvSjqerTtfXO6S6uHy2D09B&#10;+Ffm74L/AODjv4Q/EG9t5/jj8Itc0S4VVDtpEyXUCt/E4Vyjevc/jX2V+x9/wVR/YU+Pml6rfaF8&#10;VNN8Nrpd1HbxyeM9SttPmvcxhmeKKSXdsXO0sQMnpXhwwNbDRvKOpzypyitT6T8LfDW91Tat7dMv&#10;+ymOB7mrereDfD3hu6i09/E22SaRljjlZRubGSoz944BPHYV86ftaf8ABb79hP8AZJ8BXE3hj4v6&#10;V428SSrtstG8JXiXTljkZeVcxxqP9o59AelfDX7C3xU/a9/4KR/tq6b+2x8Y/EB0fwL4Skul8J+G&#10;vtZSG4keNkKQRk5lKqxLy47YGBxXVHDTVJyelgjTk1dn6feOba28GQS6ha6zHNHM2Jrfvk9xiuZt&#10;zFPrUc73K+U2GbfnsOKGZ9QvPtE6g5fO3t1rfFtBcaDfARbZBllYYyOB0rl54x26g1ymz4f8QeDt&#10;JP2y/wBTWSXOF2ru249vWu28PeOrXxFZz3tpZvFYaem2OaRcGWUnr+FeI+Hrb7dbw28Y2s7Y3N25&#10;6mvSfGN/B4N8FWeh6e2DcYkZcDIyPlU/hzXHiJf8uo9SZRjbQwviHq662zC2kY7G+chuGrsfhzGf&#10;+EAjYcYgJ/U151HtkTbnKsPzr0b4YxbPBskCnnygPpljWePorD0IxWxGyPLreIRJkH7zEnP1rp/C&#10;/grUfEFxBI1szR7s7e59z6D+dbHgb4RS6zqG2/nV1t2/f4+6vfk9zXSeNPil4N+Hlm2g+GLdLy+X&#10;AbB+VW9z/hRUxUpJU6OrN6lT3eWJSu/h1cWkU19eahBbxKuQW47d64G/mGo3byId0UPEbdn96Zqn&#10;iHxB4tuPtev6lJJ3WFfljj9goqvqOqQaVpwbbuc5EcY/iNdOFwtSCvN3ZMuZRtcrareYt0tl+9uy&#10;az2OD8xrPtX1K71R7u+vG2pwIl+7VxmLOADxW848stTNRdrEtmr3OrWlsEBVpxu3dMDnmvd/Fkun&#10;+GvB7T3KbpEtcZ3dwteO+DtOa8163tgmct97+76Guy+K2pedpy6GWY7tpkZfTNebiv32IpwQ5Lm0&#10;OBvbk3M/2wxbFlUMq+2KqMWcl/0ra1PT/tVqscIw0fKr61VOmRW0XmX0wjXrsHU16Eo8opIz3j86&#10;1kjw3KnO0Z7V31vclPhhZ28y8sUjYEdAMVyUWpW8ZWz06DhztZmX14rqtUlb/hE7eGdvuo7fNjkZ&#10;4/lXLiFzcq8zTXQ4iaKT7VcyO+5fPbb9MnirWgAm8LD/AJ5npRpV5FPaLFcKPmXOSKvWNvBDI0sC&#10;hfl5xXXGWtiIya0ZX8USeXaqwPr/ACq78NrQadNd6GH2x3dqtzCvueDisnxbJ/xLtxG4GTFdAqx6&#10;PqmkakjhVUC2l3f3WHH60q/w2LlaVOxf0W4bRdSvUYt5V/C28dkcDFcLaFG0pcH5izN+prs/FMEk&#10;TPNG+0xuS3+7XIIsYtFWM8DpXPRjpzeaM6esSO2YeZinXhJOwVAkhEnIxUoyz7iK6GtTTpY6TSNQ&#10;C+CLi2bbuVwu31zWV4uuDeSQWgO2K1jVI198ZNRR30trp01urbRJIvSqt6LkLBdXHH2iPf8AXnH9&#10;Kxo0+WbfmTyPmJo5VjtuSOlQyurjrSREMcc/Sun0b4Xave2H9r6u62lrt3Krf6xh24q5VIUdZOxo&#10;+WMdTW8GtjV7PP8Ae/pXf6ymoG1tG0yPe4lO5fUYqnpnh3wdp1pazWir9q8tSPMkyc49K1Lu+bTt&#10;M+3om7yWO5fXil7ZVKycURKSk0VNX0p7eOHULgpGTJxHu61g+L5Fi0iZ2OBtxmq+qeJtS13V7VJD&#10;iPzcInpxU3i+NJNHlR1/h4FfUYGMoyjzESjqjFiniezXynDLtxkVx/i6yT5rmOP5gDu9xWtLNPob&#10;RyqC0UigsP6/hVHXZEni82I7lYV9xl65ZKxnNcp5j4iA5OK4q5/15ru/FybCzKOO/tXCXP8ArzX6&#10;RlnwnJUGUUUV6xkFFFFABRRRQBJbf8fC/wC9XaeHS3lDFcXaHE6mu38M4EYJ/u15OafBY2pbnV2E&#10;haH7GuczLt47V3Wh6db6VZW89wm5Y2H2hScblPX8utcd4MtTcXP2qQfLH0rqdTv2l22kTcNyV9a/&#10;Ncy96dkdkJOMk1sdEddtYVmttMujKkyNEzdgM5Dn6VoaJYfZLL7eSdzOrqx6lAMD+RP41Q8E6Tpt&#10;7d/afIzHCuFXtu9f0ropZI59QuLZecQgBRXyGOqRj7kfmd1arzU7If4ohg/tLT9YXgyfu3b2I4/n&#10;WN4wtgFjIj6I3zelbOsKt34WtZlzmGdQR+NUvF6j7B52OSCD+VfPc3Qzp9Dlo5I0T5io+pr0L4FW&#10;sOhy6l8VtTgWS30O1ItUY/625f5VUfQdf94V5jfxpN5QcNt8wD5a9zv/AIR+MbT4WaH4H8NPaqZd&#10;1/qz3V2iMZWA8tMEg4VTj3IrqwlOWtRK9vzLxFRRtB9TI+Jui2uleL/7a0r/AI8dagW9tSOg38sP&#10;wP8AMVF8NvCDeIPH9jPfaHLc2DzbbhvKYx9OhI/Cul1HwD4lj+Dq2viWO3N9oN0ZLaS3uFkzat94&#10;cdMHnnsKyfhH4w1+x8daX4Wt9YnWxurpjNahvkYlTz/46KxqUYwzCLmrKWphTqSjRahuv0Of8W+F&#10;NbHie40ay0C6iga+l8n/AEdsOoY4C+vGK2viN4HurH4beHxoXhW4+1XSyLqLxW7lgAwxu9OKzfF3&#10;j3xtdeOpoP8AhKrjzNP1Cc2rK2Psse4g4444wK67xz4+8Vx/Drw3qmleI7lWvoZ1uJFYZmw2Mnit&#10;IQwsfab6eXmd18RGVNaf0jyvRo5J76G3t4mdn+WNV5P5CtjxN4c8UaJpqapd6HeQKp/1ktuQoH1x&#10;x+ddx8HPCsukeBr7xr4cW1OsXFybWzuL64VVtk2gllLdznGP6ZrU8Mr8YLK/H/CTeJtK1PT5ZNt5&#10;bXWpRurxH72PQ+lZPAxqcspX97y29Tq+uOM3y/Z77v0PNNMQeL4o4ba3drrkIkS5YkD29qo3Pgfx&#10;dPcjUoNAvJ7WPJNxDbsV4454r0TwJ4b0nwv+0Mml6DMrWazTtbhJAyqjW7HaCPTOPwpB8Y/EOoeK&#10;1fQdUa3sobzyo7GPARYw2MEe46/WuX6rRopurLq4rQ9SnjcROVqMU1ypu/TyPNtN8MeJNZElzouh&#10;3l1Gh+ZreAsF9jgVmahbyozWkkTJIr7WjZTkNnBGOxzXqPxo+I3izwX45m8N+Er46Vp9qyyRxWah&#10;RJI48xmbjk5PTpWZ8e0hl8Y6VrSxKkupaTb3NwFGAXYYz+QH5CsMRg6MYyVN3cWk/mengcwxHtI+&#10;0ikpptfLuefz+F/E093/AGJZ+Hr57nYGaBLZi4X1xjOPc1k61ous6FdGx1rS7izm258u4iKNj1we&#10;te3/ALQnxP8AEvhXXY/Dvg26/s12sYZr68hjHmTttwo3YzhV/U1gaH4s1L4yfDTxJ4c8cv8AbL7Q&#10;dLfUtL1GRBvj2D5kJ9xx7gn0pTweF9pKjGbclfppoenhc0x3sIYmpTSptq9nqk3a9rbGP+z/APDw&#10;+KNWuP8AhJvCs1zp7aTcSW7TW7+W0gA2kHoTnOK831zRNZ0Yx2+s6VcWsjLlUuYShYZ6jNewfswe&#10;PfGN34kuPCtx4huG0+00W4e2tTjbGygYI46gmvLfFnjTxZ43u0u/F2vXGoSQoUikuGBKLnp06VxY&#10;ynhoYCm435rvp6Hs5TVzD+260aluVKPW9t7aefU52KzutQvI7OxtpJppWxHFGhZmPoAOtei+L/hD&#10;fWvwI8L6zpvgS9/tq4vrpdSaOzczFA77Ny9hgDFcBYavqfh3V4dY0W8e3uraTfBPGfmRvUV7F44+&#10;MfxP079nbwj4psvG19HqF/qV5HeXisN0yLIwUHjsAK58DTwkqNZ1b3Ue3ZrU9nOKmaRxWFWGtZzS&#10;1bV3Z6O3S2p4DqmjavY20d/e6VcQ29xkQ3EkLKkhB5Ck8H8KpxWt3cQTXEEDskChpmVeI1JwCfqS&#10;B+NeweDJ5Piv8Atf+HV05bUvDb/2zo7Hlni/5bR9ORyx+rD0FbH7Pvg3wdY/CyTSvGiqt78R5ptO&#10;0nzPuwLChZH9eZtqj3CVxwyj6xVj7OXuyi3d91pb5uy+Z7Fbih4HC1PbQ/eQmo8q1vF68y8uW7+R&#10;4RYWV9qd0lhp1nLcTyNiOGCMszH0AHJoltLyG7bTpbWRbhZPLaFkO8NnG3HXOeMetes/s96U3wzk&#10;8VfF/wAT2ZhbwraSWdmsy/e1CTMYQe46H0Dg0/4JXkXgj4b+Kf2iLmyS/wBatb5LPSTcLuWCeXBe&#10;c+p+cY+hHc1nRyvm9mqsuVyu2u0V1+etjqxPEk4yq+xhzRi4Ri7/ABTnsvRJptnnOpfDX4iaNpn9&#10;s6v4J1W2tNuWuJrCRUA9SSOKxVPFej+Gv2rfjRpXiSPVtW8WzapbPMPtmn3yq0M0ZPzLtwAvGcYx&#10;g+veH9pnwRoPgX4qz2/hm2NvY6hZw31va/8APDzFyUHtkEj0BA7VjWwuFlhnWw8m0mk0132OjBZn&#10;mUcwjg8dCKc4uUXF3Wlrp3Sd9fRnnzdK9j/ak0PWPEPjrwvpvh/Sbm8uD4LscQ2sLSNjL84Hb3rx&#10;tiVTeOwz9K+jP2jvjR4n+HVl4b8N+BJBpt1eeGbWXUNTgjHnyRgERxqxBwAd56dT2rqy2FCeX1vb&#10;StFOL09Tz8+qYynnmD+rQUp2qWu7JaLV9dLHgOu+GPEnhW4Wz8SaBeWEjAlUvLdkLD2yBmobTR9Y&#10;1C2mvbHS7iaG3x9omihZliz03EcDPvXtfws8f69+0H4U8RfCv4nXH9qT2uizanoup3CDzraaLHG4&#10;DODuHvwRzkAJ+yx4mXwb8J/iB4qFnHO9hb2ssEcy7l80FthI74bB/ClSyvDVqsHCfuSUndrVcu6a&#10;DEcRZhg8LWjUpL21OUFZPSSm0k02vW99rHjeteGfEXhgwp4i0K8sWuE3wreQtGXHqMgZq1onw78f&#10;+JbJtT8PeDdUvLcZ/f21i7Lx7gYNdr4B1vxR+0j8Z/Dfh74o622oRG4k3+YiqfKCmR0+UDg7APap&#10;fiP+098Urjxdc2vgzxBNomkafM1vpmmWKrGkUSHauRjkkDvwOgFZxweBVN1pyfJey01fd/I6ZZpn&#10;U68cJSpw9ty807yfLFN2SWl23btoeY3NrdWNzJZ31vJDNG22WKaMqyt6EHoasaN4d8QeJ73+z/Dm&#10;iXd9NjPlWcDSMB68dK9W+K2oQfF34C6Z8adasYY9fstabSdTvIYwn21fL3o7AdW5HPuRgVc8eeON&#10;Y/Z68A+G/h38M5F06/1jQ4dV1zWIUHnTtLnZGG67Vw34YxjJzbyyjTlKcp/u0lJO2r5tlbuZR4ix&#10;lejClRpL6xKUoNN+6nD4nfqrWa0vqeQ+IPCXinwncJaeKPD97YSSLlFvLdo93uMgZ/DNUFSSeRYI&#10;I2d3bairyWPoB617n8EfiN4i+PP9pfBX4sXv9s2t7p81zp95dKGms7iNchw4wfz7gDkEisv4Dx2f&#10;w0+G/ir46NYR3mq6TPHp+jLL9yCZwA0xB9Aw/Ijvwo5bRrShOlJ8jvdtarl30/IJcR4rC06tLEU1&#10;7aDgkk7xlz6Rd91rvdaHnGoeAfHHh1IdS17wlqdnbyMu2a6s3RDz6lQBXe/tlD/i8K/9gOz5/wCA&#10;VT8OftSfFmHxEkvi3X/7c0u6k8vUtJ1CFWhnibgoFwNvBOCOOmc811n7R2r+GNE/av0nWvE1l52k&#10;20NhNcwtHv8A3Q55H8WOuO+K6Y0cHLLZRoTdueKd+m+t/Q8+ris2p59SljKSvGnUkuV3vtpsne55&#10;CPhx8QBpP9unwXq32PZv+1fYX2bcdc7envWOCMZNfUWvwftCaj42uviV8EfitZ+KNKeVpbfQk1bK&#10;pEQcRtb5VTgccEN07181+KJb+bxJqE+q6THYXUl5I1xZRwmNYHLElApJKgHtk1x5jl9PBxTjfd6u&#10;1nbqmm/uPW4fzzEZtOUaihok7ResX2cWk7rutCnRRRXkn1AVY0n/AJCEf4/yNV6s6R/yEY/+Bf8A&#10;oJqo/EiKnwM6qwPOK17PnrWPYAlsD0rYs8gZIr2aW58tieprWZIh4q9agAgCs+2JCL/vA1pQj7rA&#10;V6NM+bxHUvQDAXHrUb/PPJ9Kktz8o5qJtzztj1rqj3PDrfEaVngD8BVocVVt8hNpqwG4GfpVHl1R&#10;ZDhME0in5eD3pZeTxRGMggVMtjhmQq26SQntxUM/zdamXBSR/wDaqF8/McVw1jCWxBJgScelNvPu&#10;x0rqxmxtpt8SHiUHtzXm1iDM11z5qAY61A5aWHYfvhak1v8A4+I8VCwYru/iWvFxYirO29SxPzDg&#10;1RlI2fjV24YBvMHRuv1qldAAbRXz9fY3joULsggH3rMusAnbWlddKz7pAwzmvn8SdkDPu/v1DUtz&#10;jdxUVeBW+I6gooorIAooooAKKKKACiiigAooooAKKKKACiiigAooooAKKKKACiiigB0Od9X7TpVC&#10;H79XrU4XNd2G2IqbF6HAIJqxAdxqCJPMGVqeAYPI+tfR4XU4KpatutWpWC9P4earW/8AWrY2ZORX&#10;0GGVkcdQ3blReaFDcA/w1SWUBcg84qTw9eo1lJZP/C2VFRXUHkzMMHB5r2qWiRjWV4pml4ekIspJ&#10;wf8AloaghzeazNLu+6tS6ViPQ1bpuLHP4modGDKZJT1aQjNd9DqzzZdy1p7ASspNWboA27Z9Kopm&#10;O/2n+KrGqysqKi9GPNehR+E5KnxENq+LlCD/ABVevJvs9s0g+lZtqN00YU9Gq1qWTGo7bua7IdzJ&#10;6TM27hdrJ2j6hcj8Kbqs6wLZ38rfMrDn06Zqee6t7e3b7Q+1TwantvDouRHqWtJthjH7m3/if3Nd&#10;1GpaOpnWXvBpFpeXtvJeThobcZ2jo0lWtqOihIdiqPlRegoluJr2VVf7q8Kq9AKvWtvHbxfap32q&#10;oyd3YUSaXvM5b6FHU76Pw/pbajMoMrfLBH/efsK5GOO4WZ7u9bM1w2+Ru30q5qmqy+Itb+3Mm21t&#10;Ttt1zw/+3UkkUdzE3tytdFOC5b9RSi4WuUrJzHck++KsNN5txIf9qqp4mbFMF1/pkm1/4ua6MR0Z&#10;ySKfiC1Z3Vx/eqxrdsqadY6eH2jy93vnqakvFV05NVvEsi3erwwRN/q7cMp/CuLlviInpZe+aVmU&#10;rSQyafJkE/14rS8KpHrvhW80C6P+st2C/wC8On9KydPfytMcOxyr4J+npVvwReSWLx3LxbFmlZ1/&#10;2l//AFUsU/wZySXvSfmXfDPiYJ4DdrudRNBGU+rYrHsYTb6fHG6bWbLMvuao3VqNK8W6h4cYMY2u&#10;POjbdwVPzYx+Jq9qM8iozQDOP4q3owVOLb66nNW96SiupBqTkhYE6ucVBqiJEyxgfMqgN71NpUb3&#10;dyZ5Dny+apX0zSXEjE9WNTO8tTsjD2NHUiLZyBTrdcnd6VHUiMI48+tZy7GOxNF++k59a0JQsUO0&#10;d6paXHvYu1W7oguEHpT+GB1U1ai33I9PtWutbskPQXGW/I1tfEKGOPXtHuZ+IkV8t+A4rP0tFi1e&#10;1Rm2lmY9Oo21a+L0jPb6XdRfdaYj5vfbXOv40TFfxEWhcefLNeD+Ngq/pVj4dokH9qWG7Pl3kmRj&#10;1ZqpadHuubOyH8UgZq0/DMK2vizVrdU++2/Psef61hJpOS9PwNMT7sVE4m5iZ5rlCP8AV3LgfQGo&#10;7ZwcoWrpP+ETSRr2a2vI1xdOfLkYfzrm9QsLzTL9ba6t2jLEbdw61vGtGWhVOUeUdcHCgn8KbYW1&#10;/rmm6hZWqHy448yOO2a2vidDFpel2LoQpWHB4HPT+tavhrw4NF+HVwZz+/urdpZm9CV4H4Cj2keV&#10;S8zGo+WRhTMo+GW4n7thhvqOtZGhyXeupDdzL+8ZFWP0VQOK1Nai8n4WSDOSbP8Amf8A69T+FNMG&#10;l6NE8nDeUu4+gxXZHl9m35k88adNvq3oWClvpFsxDbnYfmazdPYTXah/4rhP/QqNVuXnuTKDhei1&#10;Fp03lXkbBN379P8A0IVnUj+7sdCpSp0ry+J7nd+NkEmkFPVc9fpXFeJV2XYB4/diuz8cAtpDDHG3&#10;+KuL8TOouYwDx5YxXHRfw/M5aP8AFTI9Fm3tLbZ+8Ny/hXVeD5Fksbiyl6bsr9CK4awuDbXccv8A&#10;tYP0rq9AufsmoMAcbv8AIrsqR9ph2uqJxH8W6KenasNM8Q3mmO21WUsv1xzV7S5o9S0Ge0lf/XXS&#10;yfN/cUD+tY/ju2ltNft9et0OBzIq9x3FWvD9yZNEW9J/4+GxGPRAcVn7GM5KS62/AKdld9y1NH/b&#10;WpR6ejc3Mm3/AIDnk/lXQ+Op4bLRotGtuA0ZGF/ugVS+HVvHe6rdaoUBW3QRQt/td6q+KtS+1eIL&#10;sZ+WGLy48t/E3/1s1z4iXNiFFbRLRn+F7RYId5flly/+FdX4G8TjQfEUUoYeRO3lyMfXsK5a5lks&#10;7NLeBvnZcs2BwKoaNdzi5NsJeHy2G/vDkH2rSVOVaPqKXM1c9Z+LfhpL/TT4j0xAS0O24CjqvY/n&#10;XleiT+VP5eevY1634B8RJrnhpbO8Ct1SRf6V5Z488K3Xh3xjcQbHaxdt8Qjb5gD1+orPCy5Lwn00&#10;Bv8AdaieIbyzFosBuk3M6/LuFJD4gsbSKOIM8zY5WFc4rNntLPUbX7JpTqsi/e8xTkj8afbzX2lJ&#10;9nGiq3X5occ01GPsuXzOP2sfZ8qQviLUtQ1S8W4i0mbyVXCt3/KqP2q3I8ua0ZT/ALcdWrjxBfoQ&#10;iad5bdvtD4/H3pj32o3G0z3Map1baOtddJ1N7aHXQlWlG6SIPtenq2/ftG7G7aeK0NGtdC1qJrq7&#10;vY0wfkjkbbgdzWXe31hp9osrxKZP+WKlslz2NUUvnkUB7cyyN95tnyr7VPK6l3YIwlWld6JHaLf+&#10;EfD/AMlkGuZCu3cDx2pqamkzhWgjhT+HrXPWCC3hkvjaSXEi4xsXAFS6drQ1cyM8DR+W+3aahRdN&#10;81jf2cVqtS1qcoluGlLZ7Vq+G7fyYFI/5afM39KyHhMrrGB95sV0VgqQRF/4UXNa0es2TLRWG6rK&#10;J5/KH8FFQ2jC5d5z/E2aK53BydzohRbimdr4CuNWvYpbXUTsjWH920ajL54Byf8ACsq504ReJPMa&#10;Zj5ls0bK5610HhKdWiiwP9Zbgj8s1l68rxeM4YsfK6nqPUV58pSlzWOFS5rNHN+GLaSw0q7spB8y&#10;3zH8OcfyrZ8MajbWmmX2rTNsjWbntnAqG8ie3TUJPLx+/X8OP/r1xus6pdNYrocVyfIWRpHXuxPY&#10;+wrr5HiIWNIR9pUPKP28/wBk74Gft7+DI/CXxe8MIbixV/7D160VUvdOdsZMchH3CQpaM5VtoyMg&#10;Efhr+3J/wTO/aC/Yl1eTU9f0iTXPB8k2yx8WafATAMn5UmHPkv2w3BPQmv6DCBM/lL949K6DTPB/&#10;h7xPoN74V8UaDZ6nY3kPl3ljfW6zQzIRyrIwKsPYivXw+MlgaaS1SOmpW+rpJH8o8ZHXNMun2QO2&#10;f4Tiv6FP2hf+CAH/AAT9+MEMl34X8Dah4G1S+ZR9u8L37LDC+4sWEEu+PknBACjAGNtfIHxY/wCD&#10;X3xxoel3E/wx/au0vWLiPJFprPhqSzVhk4HmRzy4OMDlRznp0r1aOcYOt1sa08VSmflHZb2EYVdy&#10;sv5VY1CBTaNs+VlXIO7HavUf2jv2JPj1+yPrTaR8V9N0mNftRijbT9etrgv33bI5DIoIH8Sis74F&#10;/stfHT9qrxcvgT4GfDrUPEF8u0zx2qqscKno0sjkKi8HliBXp+0hy8zehvzI4O1XzrSNpfvFRmtj&#10;wR4F8XfEPxTZ+CfAXhu81jWNQm8qy0+xgaSWZ/QKM545PYDrX6OfsR/8G4/xi+K2pN4g/az8YL4N&#10;0W0k2to+iTQ3V/ckNgr5gLRQjGecOeeg7fop+zt/wTC/Yx/Yn8Vx658EPh3MdejtWim8Qa1fPdXW&#10;1+oG7CR5A/hUHHFebWzbDU5uEdWYTxNOLaWrPy28Lf8ABvn+1dr/AMCL74jajr+n2PjCG1a6s/AU&#10;ke+aaNT9wzK+xZSMEL6nBIr4Y8W+EvEfgrXLzwr4o0K603VNNuGgvtPvIiksMinDIynocg/5Nf1I&#10;3F9LpOswXcT42thl/vKRgj8q+W/+Cnv/AARu8B/tveF9S+MvwmtrfQ/ihbWqywXatst9cCgYguBn&#10;AYgYWUcggbsjGOejmjjUtW2ZjDFS57SW5+ACHcN8TfX2pDDuG1UKt+lbHjvwN4p+Hfi3UPBvi3Qb&#10;jTdY0m8kttS0+6jKSRyIdpUg98g/WshnMsBMLbfT/ZNe2pKUU1sd243fNANrNuX/AGlyP8/T9K9Y&#10;/Zz/AGQvjN+1Va3y/BCw0vVdT0+QefoI1yG3vnXbnzEikZS69RlScY5wME+UWsyXC+TIP3gPzL/U&#10;e9bvw68e+OPhH42034lfDnxJdaXrOkXS3FjqNjJskidT39R2IPBGQeDSnzcvu7g9tD6c0T/giT/w&#10;UX1eZEPwCFtuHEl9r1qqj8fMNfWP/BM7/gkP+1R+zh+01ofxu+Nmu6LpthoNrchdJsdS+1SzNLCy&#10;BPk+RF+bJ5PI6c16/wD8E3v+C2Xww/aeSx+Efx++y+E/HH2dUhu3mCafqzrwTGx/1UjcHy2PJJ2k&#10;4xX2ql0Lm8M4bcrN8p9q8XE4rE605pI451K2sWtBLVVMwC/3q6DS5I2nuLKUfLJDnHrXP2P7u+2H&#10;/npW5psiR36zEezZ9K8aWzM5dCP4XaH9t1ttNlXaIyfvdlz/AIZpPiTqkup69Ihb5YXwPr0z+WB+&#10;FdB4Zhi8O6ZrHieWL5ZpPKt2JHGBzj6muH1CeS4LzyfekbJ/OuaC9pWchdblvSPtF+Y7Kzj8yaSQ&#10;JGg7k9q9g8L6Rc6HpNxp18FWSNUBVTXkfw31htC8a2d6Y1k++FV+zbeD+FeueHNSudT0K81S7fdJ&#10;JJhpPXFZ5pUnKKj0In8J5/4q8feINK1XUdC0u+a3heTMxTgnjGAa5FXVVLOTuZvmJPX3q54ruTLr&#10;NzOQTukzuZcE1l+Z5rgA12UIRhTXKjWS2SNa1uizrEnQ9abq8P2i4hC8+SCfz4qaztfIg80r823I&#10;rSn8Iat/ZEev7Abd/lZv7rehrsUuVXHUONgEgnnGzGJiKsIQJdpFSahYXVlrJWZPluF3Lt7GrcGi&#10;BX+0X0u3/Zz0rGpLmdzPm5bM6P4YwGTW2nWMEKoGak+J0sZ1USTzbUMqo/PXHNaHwuW3mkmmgT5E&#10;+VSB1PH+NYfxMZ7zUvsCx8rMzn24rzafvY/0QJqUm0R2k8d1F50TZXpWZrdsYp/NGWDep6VL4duV&#10;CNbE8qdwq3f263MDRke616kveBmJaxGS8jjRuS47112vOV8JbuP3em5XPOeetcrpknkatGCPm3FV&#10;z64NdF8RYzpnhuSwBb5VihO3tkiuGp/FijSXQ5m1PlRKP+mY/Cr+hl1SYknHas7cFRR/s4rR0c4s&#10;3cfxSV104+8U42hdjdRsxqM9pYYzvulJ9gOTUvj/AFs27w6bCu545I5FGO4qTT5Q/ia3t8Z8uGSQ&#10;/lisiYjVPH9ulw25ZNRijUMO28DFOpFOpr0Rj5Hd6xFHqdjHKF3Lc246d/lrzvRFI02aO5kw1rMY&#10;yPxrvtMie30+bS2Y5s7hgBnO1SScVxGuQnTfE1xZlNsV2fOTHTNY4d3i0TR3cSozfPyatK4Nv5f8&#10;SnNV5k2nipIMuuMVtU6M25RtwzS/6PtJ3Mo4PqwH9a6j4jaVHY2GnyQx4WOPy/pgVx51Dy9Qit3D&#10;bfMjO4eobOK9I8Vxw6t4bhnP95W5+lcWJqSpVqb8zOpfmRz/AIN0CO5m+03M3lTphrdduR9TXXa7&#10;4kv7i3kWdlWG3jAwv8WF5Ncfcao+m2kiW3+umXy1b+4v8R/KtI31tpfhyOe/3SRvtVs85z1rOVOV&#10;Sp7WRbjdL1L2i3sr6hDeySFv3gO5j05r0jVQD4ZuywzxxXG3HhdHt4b/AEDDRttPljv05Fdssfn6&#10;FdRv/wA88/N9K7ZSjzQaHVjyyR5/Y7Tqlnj/AJ7AmtbxYy/2VMXH8NY6ER6xZsEP+u7VpeOnK6DM&#10;y/3a+rw65pRIqfEjldQU3GnfZ3X5kXMf+FcnJffZS0DsfLP3fauqYSz2qyuxVvLHH4VyGvx7CxHR&#10;sj6HNfbZXHldmZS10OY8WYYP6VwF1xcstdvrUxkjZGPQYFcTdnN01fouV/Ajhqb2I6KKK9YzCiii&#10;gAooooAfbkidcV2vh5mKKidTXFW/+vWu68HRLhZn/CvJzT4DWnud7oJjsbRUHp81ammrLLMLybgk&#10;/LjsKwbWdpitnCOWPJ7Cuk07DMsYHC/KK/N8w927OykjvPAlqlrpXmGPbvYsfzNO0uczavNPn72R&#10;x9afpzfYdCJB+6hA/HNRaEP9M6feBr4XFe9zSOmXvQZoRSA6Veae33lkDqG9M1X8XxJJopk/u8/p&#10;TtRgkaTzQ23cu3pTdb33XheTaOTDXizVnzIdJ6Ix/h3H4WPi6xl8bah9n02GXzbpvJd94XkJhAT8&#10;xwDx0z0qPx94wvPG3jjUPE88jbZrg+Qv9yNflRfwUCqMUH7rcw+8OKqXEDWF19nmb74yldVGrJU+&#10;Q6alGN1NnoXwb8a2Ph7xKkniCVmsLq3e2vgyswMLjB4HJxgdOaj+H2t6Hofxht9RfVd+m2F24S78&#10;tzmPB2ttxuBwR2BzXI6XJ8q4P3WxUtlePbXFwsZ3bnwMVPO7pPo7ocKMZXZo6gv9ueNNeurN2a3m&#10;vnZWGRvUsSOOuMV2/iu703UPhz4e0OzvAbrTo5RcQrGwCbm45IwfwJriPDvmX2sC1gPkqzK1xLnk&#10;n0rqPEdsli8NpEMRhSVHc+9Y1q6ip2W53xoxfK/5di34J8VaBpnh+88E+OoppNKun87zofv20uMb&#10;19ePx9iM1Na6N8DvDGmSave+KJ/EEWS1vp8Ni9vuY9N5b+mP6Vw/iGdmSOxhk+aZsbR1xU11bBba&#10;OxcbgzDJ+lc8cbUjBRkk+3kbfU41JXTavujovhl4s0Lwz8QbPxPrmyxsVaZ5FijZlh3ROAABliMk&#10;CuW0bWLbTNVXVZHxDJfb5G2nhd3p1/Sq2uy7n8hB93j6k1V1MeVDDbf3ay9tL2Si1s7nr0cPD2jl&#10;rqrHf/FjWdB8a+LLzVdJuhcWsyxiOTYVzhFHRgCOc9qpfGDX9K13WNDuNEuGmhtdHtredvLZdsi9&#10;R8wGfqOK5PRNTaH9xKny4+96VqedDO6M5yu4GuWeIqc8r2tJps9Gng6cYxte8E0vRqx6V8brT4Ze&#10;JfEsek+KNcm0TUrWzhEWo/ZzNDNGy52sq4IIPQ+9cT4j8U/Dz4c+BNQ8EfDvVZtW1HWlWPU9Ye3M&#10;UaxDOY41bnkE9CeCTk9Anx81jTdd8eNqej3q3Fs1jCnmR9NypgivPL+MLBtK9Olb4zMGsRP2cVd9&#10;TTKcqjPB0vazlZWfL07nTfATxd4f8E+NrnVPEt99nt5tJuIFfy2bMjAbRhQTz64wO9cJeuYph8v3&#10;vbpUrNtlRj/eqLWQP3cijqcV4uIrSnSVN7L9T7bB4OnTxUq99ZJL7iherxkDoPzrrPHHjrwzqfwC&#10;8K+CLDUPM1PS7+7lvLcwuPLV5GKncRtOQR0Jrk5GLis+6GRs2/xVxxryoqaSvzKzPd+p08ZUoznf&#10;93LmXqtLfibfwj8cv8N/iPpnid2/0VLgw38ZOVkt3+WRT2PBz9VHcVr/ALQnjiwb4o2+m+AJhFpP&#10;hOKKz0RYmJVGjO5nHPJL9W6nHtXAXAG3PfGM1XI5zXPHH1qeFdCL0unfrp0PRlkmExGYRx0/i5XG&#10;3R36/JHsv7TXxk8MeM/CuiaB4KtFt11Q/wBta8sf/P46iPYfcbGz65U1y/wT+Kfh3whbat4F+Ium&#10;S33hnxBGi38MJ/eW8iHKTJ7jI9/u+mK4HBB4FBT2rSrmmIqYz6xpe1rdLE4fhvAYfKHgNXG97/a5&#10;r3TT8uh7BpfhL9lDwhqa+Lb34tX3iC1hbzbXQINHkglkbssrthSOOeFz+lcD8U/iLqvxV8c3njTV&#10;YVh+0MFtrWP7sEK8Ig+g6nuSa5057ilUYHSoxGYSr0vZxiordpdWaYDJY4PFfWKtWVWaXKnJrRdk&#10;kklfq92BAIwVzyOPWve/iV43/Zy+NNlonh3VvF11pN9pui28UPiCPTZZIQ+3DwSxlVYgEAhhwMnn&#10;18EYbl2kZpOemDSwmOnhaM6aipKVrp+Q80yWnmmIpVvaShOnflcWlq+900/Q9iufFnwg+CXgbV/D&#10;vww8TzeJPEeuWrWd3rX2RreG1gb7yxhuSSO4JGecjbisD4Y+O/C/hv4P+OPCmsal5V9rVvbrp0Pk&#10;u3nFHJPIBC/8CIrzxR7e1H0XtitJZpUlU5oxSSTSXRX3fqYR4bwqoyhOpKcpSjJyduZuLTS7JeRq&#10;eB/GGp+AfFun+MdIK/atPuVmjVuFbH3lOOxGR9DXqHiTTf2X/ivqz+O1+Jd54RuLyQzapo9zpL3A&#10;EhOWMTpgDJJ4557DpXjZBJyRQMgcZrPDY6eHp+zlFSje+vRnRmGTxx2IjiadSVOolbmhZXT6O6f/&#10;AAD0j4x/FHwbqHhfTfhL8KNPuYfDukzNPJdX2POvrg8eY2AAox9OvQACtTR/HPwj+LfgDS/A/wAY&#10;NXudD1bQbf7NpPiK3tDMj24PyxyooyQPw6ZyMmvI8ei0bc8EVpHNK3tnOSTTSXL0suhg+G8H9ThS&#10;hOUZRk5Kafvcz3bbunfrpY9ks/Gvwc+Anh/UF+FviW48TeKNStWtRrEtk1vb2cbY3FEY5LY75Izj&#10;oAQed+B/xS8N+FYNW8B/Eiymu/DXiGFVvlh5kt5l+5MnuDycc5AI6YPnoU9xRjPUUPNK3tYzhFJR&#10;vZLbXe/qKPDeD+q1KdWcpyqNNzb968fhs+luiPXLHwv+zH8P9Wj8X3PxUuPFUMMnmWOg2ulPA8hz&#10;lRNIx2hRxkYBP5iovjj8UPht44+Ptr44S2/tjQfstvHfW6q8RYBcOo3BTlc5B4Bx1rygrxtpNp7i&#10;qqZpKVH2UKcYxum7d16/iRR4ahTxSxFbETqTUZQTbSspdrJa+Z7No3hr4IeF/Htr8TPDXx5itdKt&#10;b5btNLWwn+2rGGDG3xjByMoWPHPIIzXn3xi8b2fxH+JuseNtPtGgt7+63wxN1ChQoJ9yFyfc1zYX&#10;bRhs9KzxGYSxFFUuVRV76d/0N8vyOODxf1qpUlUly8qcrK0d9bJXfmx1FFFeee8FWdI/5CMf/Av/&#10;AEE1WqxpOf7Qjx/tf+gmqj8SIqfAzrNP+9mta1yRxWPp+dwrYssnrXs0tz5bE9TUgOVVT6VpwE7F&#10;9qy4fvKRWnbn92K9GmfN4gsRuFXiktWLSHjq1IDiPJp1gNzZBrojex4lbc0oWyCamSXMiJtqvCuB&#10;96pocbwR121oeVWCaU7mxTg+ImbPSopcl8Cnudtqxx/D1rOUrnFMEwLTI781CcnjNTAbLZVP92oX&#10;4AAHauKoc8tivKxWTOarzzGS5RSO1WSPm5qo4zdfRa87EEFDVjm8TIqKVytP1Uk3qj2qJxuHJrxc&#10;WBWmVeQfutVGU4OxhytXpvnXYB93pVK7+ZPMA+ZeDXz9fY2iZ92eazbon1rSuiH+Zazbr2r5/EnZ&#10;T2KF0MNioqluc7uairwK3xHUFFFFZAFFFFABRRRQAUUUUAFFFFABRRRQAUUUUAFFFFABRRRQAUUU&#10;UAOh+/V63+5VGL79Xrbpwa7sP0IqbFy1d0frV+MCQAg/Ws6H72au2uVGSa+jwiOGoW4sLxUwPYGq&#10;8Ikk+6KsQjP9a+govRHFULmiv5N8p/hk4NaWtxlLTzl/hUiscFk2yJ1Wti7mW70pUzhpWC17OHXM&#10;jG/uO5IreVo8cZ/54jp9Kj0hQbFSOrMS1O1thb6cyIeihRUenP5CrA393Fehh9InmzJ50Jukm+hq&#10;zf28lxEEiXLbqhaOSVVVB0ata1hMceXHzV6VM55/EMtdIt7eFQkf7wD73vVHW2eziVmiZmZ8KijJ&#10;atSe6SAKEXfI3Eca9SatW9pa6PbtrWsMrTbcqMfd9hXZGUYmFTozI0nwrDYn/hIfFI+bObazPRfr&#10;702+vZ9WuPMf1+VR0Ap11dXeuXfnzH5f4V7LV2x01VAZ+nX61spcusjnnIZp+nbR5kg4FZPibVTf&#10;Sf2ZYsfs8YzcSL/F/s1Y1/XFuT/Y2lNy6kSTL0jA7e5qHWYbezsPJgQBVtx+eOSa0ipaSkYGAVSM&#10;bY12r2FWbW2meBpQvy4+X3rPtkZbyO4ndjDNtXj+HFa2r362UQt4F+ZuF9FFdC5oNW6m1TllCzMt&#10;0BkYqPrWTI5j1GaPn5mzWuD87Vj3zot6xZ/vPgfWujEc0oq3Q4Wug/Ur6TfFawN80n3sdqro7XF5&#10;NM5+aGErn2xVXTS11rjNIBuh6Hd046cVYhJt7G/vA/3ucsfU4xRRj7ybO7Axca3oijFI13YLaW7/&#10;ADTXBUY611ev6Rb6FotnJESphKru+uM1ieDNMa+1+zAGUt1aSTcP4iOK6H4i6vbWGkNayKHkuW8u&#10;FcfrXDiXzYjkj1OOUtWcd8R1lF1pfi+1VvLkUQTsvt61clkjFhlB99Af0qXjWvhxd6ex/eQx+ZGy&#10;84ZTzWZY3xv7OGMD5gArAdj6V0Rqc1Hle6diY0/aVE+xasj9i02S4I+8Cax2bcx5+lbniRRZ2SQY&#10;6gLXPg/Nkt3p/ZSNq8rysSLk9aUtldgqNbiFuY5FbnHytVjTrVLgb953buhPWlYy5eaVjQsIjFBy&#10;OtMeYfackVcKCFME1XsrGS/uBAgJLt2rOp8NjtqU+WKSNK3tGihg1eTd81x5a446jFQfEeJZdJ0t&#10;5X/1Vyy7fwBrR1REhS0sFPyrMrFfp3/OqPxDWJvCyzyA7oLpGXA6Z4P9Klx5ZROeWlaJpeEoDc6u&#10;1yBuSGPC/jwK0NKYDxlqCgctDGT78daj8CQBdK+0jrI39Kbp5kX4i3sbqdrafEV468n+leTKXNip&#10;ehniJc1R2Of1yST+2L23DbdlwTge4q74afUdWuo9OvrQS26fNuljztx6Gt/w14Wg1DxnqdzfRrt2&#10;xupZcjp+VaHiW60/RbaV9ORWWGPKjP327CidaPMqaRpCcbWOU13SD4s8bW9m6hrPTwHuAejNnha2&#10;/Ft9aWGhywXD7RNG0ar74/pUvhvSm06z864bdPcYkmb/AGj2+lcn4k1O08V65eWonDWtpGbYFf8A&#10;now+b9DW3xSS6ROepLmlfsVteC3Xw6YR9Gs0C/pTrm7EUEdgjDKxjd/hUd2jj4bBA+1ltl5b/eqp&#10;oUa6tq0dtPcsrSKSvfJA7+gr1I2jG77nRRpxqVOaWyIrx90mwUaWksmoWrJ91bpC30zUdwCsroT9&#10;1iKfp4Y3Vusb4/0uLP8A32KUvhO2t70WzvfHQ/4krN6Kf6Vwvidtz27L/FCDXeeOUZ9BkCrk7G4r&#10;hdftx9ms5VP/ACzxXFR+z6nlUX+8RknLHOK6DT70mOKck7toDfUVisqqMVsaCkQs45JmyGbHTpXo&#10;09XYdaL6l7xWr6jovyBfMdtsSj36VThZ9N0SC2lGGhhEar6np/8AXq4Hjn1IiE5itUycHq7dBVWd&#10;hIZp2+7awmZsj+LHA+tTTXs4couljuPCFlHonhUSEKCymSQnua4u2ZdV1CfUblf3Stv3HPJ9a3tV&#10;8U6ZJ4SXT/tca7oVR/m56c1zd/q+mJpv2K0lHzcMyNkgetcNGnKVSUn1ZUZR2uV9Wv2uLjzxJ8jf&#10;dX2pmmsBqEZLdWxgfSoJmuL5mngtZGjjXG5Yz/Kq4vJbS8jmksbiONZATK0RwBXXHl5lY0co25Uz&#10;0LwBrDaT4gazlz5N2ufowrY+JQtr2zWS6jCz2ZLIzN9+M9x9K4211ezuLZ77TrsO0DbwydR7V6Ba&#10;X1j4m8O/Z76EMtxD1bnGRXLiY8tbn7mK1ujzi7sknKyq+2RB8si9QPSstm1+3nK394yx/wDPaOMY&#10;GemauvbXVnqE2nW19/x75B8xSe/H4Yqf+z9eMbbp7c/KfUVdNSctLHIqVWPS5FceHv7Q06bz9XaZ&#10;dvRcAHiubsvC6eYBaS3DR7vlj8wnOOv5VuW+m3McojEqxmSTaPJYjd6/hTm1I6JdPFo1vHGRkSTS&#10;cnPt6VrTlUp3imddJVIxcVobXh34e6Dp1ql3qa+dPJ8zNIeB7c1cuJ/BWkgvIkO4fwqu41yB1LUb&#10;t/OnvG+brgdaZM67cLWUqct5MqNJrdmlq3iaXWSbazgW3tRxt28v71VtrdIwI412qP1qnA+zpWlb&#10;RRvy3X0ptcuxvGNloWLaNWnGMErWhqTvb6UY4kYvJ8vy1X06AMwwvGewrSmdY8HHPbPaumMeWiom&#10;UviK+g6Xdm23TLsHbdRTJdTZDtEzfgaKXs4x0bOqLr8uiOn+G939q0HS7kPu3QKC36Vc8X4XxBZt&#10;vwzg7OO4rmvgxqAm8LxJv+WC4Kg+gzU3jn4q/CWLxhpehXPxQ8PJfLeeXJYtrUAmXPqm8EH8K82N&#10;GftpLlenzOH3ac3GWmppvEL22uHkhK+c2Sv0xXmutx+TqLIDjqfT+I16l4pji0otFZzb4ZoCYW3Z&#10;B47GvKnjmvbqNHGPlycn3JrbCxcW7mlJ8tS62H6XaqspupR/u8VqaT438K+FpLvU/FfiSx0uxghD&#10;TXmo3aQxrz3ZyAOPevKP2xP2gNN/Zl/Zy8WfGG4nhWXRNHkeyWQ/LJdN8kEeMclpSige9fz3/Fj9&#10;on4yftF63qvib47/ABL1/VdQuvl0qxaYmBbjzVBh8j7sa7CcYHUCvWp4F4ym7ysjaNL6w+aR+5P7&#10;Vv8AwXk/Yd+ANzN4e8DeJp/iNr1uGWPT/CeJLcS9g90f3Y567N5HpXy7q3xm/wCC0v8AwU5sFsPh&#10;X4Et/hN4G1qTbDdNO1rPPET18+T98/HeNEDV7r/wS+/4I9fB39mn4Z+Hfir8cPBNnrnxC1XT1u7h&#10;dTiE0Omb/mWOONxt3qu0MxGQ3Svt3SLjTovGlnp6QxqtvAdirgBPQYrn9rhcJFqjHma6vyIi6dLS&#10;CufmH8MP+DejwB4b8SHUv2p/jHqnjDVSVlvLfT2aGF2PJ3SMWd+/oa+5P2dP2a/gR+zF4Mfwx8DP&#10;h5p/h+2kO67a1j/e3Djo0khO5z7k16N8WIEt/FcdwDzNajP1BrO0K3F0kluVYqSucVnUxNbE4dSk&#10;zolU5qVzu/A9kNP8MxSy/elUyyE+9cfeai19qNxflt3nTEqf9nt+la3xt+I3h34OfCTUvGfiZp47&#10;DT7PMzWybpNvT5Rxk+2a5Xwl4g0vxT4c0vxFpEU32PVNPgurMSx7WMcqBlyOxweR2P0rHCwfvVGt&#10;9DgjKPM+/wChfg0S88RanBaW6H5pBvPovrXo6pa6VZrYQMFjhT5pPpVHS7OHw/py4C/aJV/ee3t+&#10;FYvjDX5ba4tdGEnyXGftDL/CKzqc1adkEj4p/wCCmX/BJDwd+3voWsfG74V2lpoHxLsY9trMg2Q6&#10;0sY/1Vx2DEcLJjIOAeDx+EvjTwl4l8BeJr7wt4v0S603VdLuWttS0+6hKSRSqSGUqRnIIP1r+rjT&#10;po9L1tGxshuI9pxwN2a+I/8Agrl/wSA0/wDbRvD8V/gjY2mm/EOLT3kmkk+SDVo4lz5UpH/LQ9Ff&#10;BOcA8EEepluZTpYr6vU+F7HZha8pSUWfgbc26sq3EH4qO3+etTaU11qVxHp9pbSTXEjbYY4Iy7O3&#10;93A7mr3i/wAIeKPhz4pvfBPjTw9d6Tqmm3TW99puoW7RS20ynlGVgCPy9O1e6fsLfsn3fxV/aZ+H&#10;/g/4ieHvFmnaT43gkn8PeIvC8gWSFkP/AB9RyDKuInRlkUHcmDnaRivqJTjCN2dspcurMv4E/sNf&#10;G34rS+HfFk3gXxJbeE9b17+yZfE2haS19/ZV5uChpokO9FUsrHO3K8q3GK/bj9hP4O/tLfAX4Wv8&#10;Mv2i/jBp/jSbTrkR6DqdrDIsyWgHCSs5y7A9DzgcZPWvXvA/g65+G/w50vwVfeIZtYutPtY4LrWL&#10;q3SOa/kUY86QIAC56k9+tWrXH2raW618/XxcsRJprQ5fae0iy5a4N/sC87s81qWxJdYkXcxbA9az&#10;bePbfKR/drc8NW0t/rlvbwR7maT7tebUl7rOeXvWNPx7HLp3gm10236hvOuPm9a4Ysnl4LV3Wq3N&#10;rrOoX1jGTtjk8rB9AMfzrhbi0ktp5Lds/u2I5rHD25fPcuPYm0BX/tq3uI/4GPP1UivXPAJRvAly&#10;H6ecwY15f4Wtx9tXJHCs/PsK7fS/GnhLwj8N5rrxX4m07S0knfy5NSvkgVjt6ZcgGsMbGVS0Yq7I&#10;qcsYas4Lxk5OvXECfdRgq/TFZtsgDqWPepr3W9D8STvrPh7XLPUIHkYedZ3STKeeOVJB496hiJkm&#10;Vc969GMXG0XuaxlFxTR0Fu6ykIBkADPvXqXhhdOvvhi9pPGzC4Y7R/dYH+leU2zLDFvkdVyvHark&#10;HxC1XRLSS10efzF3ZeEwsy7vUe9aa6ompeTF8QQvZBoL5g01nMNrEcvGa5zU9SkvbzaDtjX7q+tQ&#10;+LNW8UeIZI5tddYXkUhYovvY96zdLWSONQJmkj3FdzdVb0qfZctO5PLoezfC61jt9DhZFbc0Zdm9&#10;SzH+gFcrrkhvPF15I3Ijjx+OTXYfDbnw/FIP+eSL+Q61wssrf25qd3JhV+0ED3ArzcCk8VUYQ0kz&#10;FiuZLS83qcbZMfhXRLIssaup4YVyok864kkGdrMcZrc0O7WWA2/eOvSjvqXy6XLWl6Gl3rsMxHyy&#10;XCAY9e/6VJ8Vr1bi5XTVGTJeCRtvYLn+ta3g+2M+sQyZ4g3Sv+C4H61zPjC6WbVJWPVZNufwz/Wu&#10;H4sY/IcPelqZjtgZBrT0ll+x4U/xGsl3BFaWj/Lb893rup7mlT4bF/Qo86/cXWflitdremetYmkR&#10;ofHGnys+f+JpEzn/AIFW5pY+yaPqF85/1kpOPoMVgeGdz+JdPnU4/wBMjfG3jrWcpSfO/I5/e3R6&#10;Nf2sGn+Mri03f8f8O8DsW61w3xOsfs19Y6znAjkaOT6EV6B8TG/s+Ox1yD70N0o/4CeKw/iNpP8A&#10;aeiXVvAvzSw+ZEcfxDn9cfrXDg6nvJszjLlqX7nDu+8ZWnWz7GCk1V0aZriwhuZG5ZPm+oqZmTzf&#10;vV6UlpY7FvqVWtjPqzSkjEbL/F0/yTXo9xKG8IQRsTu8zC+9ecXG0teTDqka4+uf/rV3elzvqGn2&#10;KEHau52H05rjzCF+Roxqe9K5gbJZtSYTDafM27W7c1reOm8nQbe1XaP3gP4AVmW0q3mrLvbazysz&#10;fzqbx/cj7RbWhP3Y9zVtL4oo2qfFFI6zwhr11pkccbMWhP3l9PpXf2t+yW8kWzKTR8flXmOmcRJj&#10;+6K9S0y2iurDyn4ZYVKt+FVU5YyixynHRSOFvIJbXW7eCdGU+dWl4zt/O0aZGb+Enp1xRrzwXF5Y&#10;zREMPtG3cP4T6U7xY5OkT9eFr6bCScuQwrR5ZpdjmLmyltrFZZF+VsY/KuL1yMyecp7Nla9D1qZZ&#10;PDyTPhdv6V55rL7hJID95s19zl3xIxl3OD19mUMAMYrj7o5uWNdn4nQDeyt1H5Vxlx/rmNfouWfw&#10;7nHUGUUZ5or1jEKKMe9GP9qgAoox70UXAkteblBiu68Oy+XCrAD7tcLZ/wDH2ldnoZMojhQ15GZ6&#10;x0NKZ2fh4uY5Lp/+A113hqIXF5Hx8qjNc1pESx2ewD+Guv8ACMWzdLj0Ffm2aSspHfT+FtnVXU5T&#10;SoogfvyH9DSaPIwvo1FVr2XHkxA/dB/U1LphKXcZz/Fivia8f3Wp1bwsa+qOFt/m4+aobSRLnR7i&#10;0B+7vUfQg4pdZBOnuM9MGqml3SF/LzzJCdy+4rw3rTZlRj7rZz9hP8otyPmjk2N+dWvFNi0lgt9A&#10;o3QtuxjtVa4iFr4hltQuA5V1rYkI8ry253cVUXs0dlSd+UwrK5T7C0ytx13VHY3jSN9ltxulkf5R&#10;/WiXT8QTWsD4j8zl8dKmsLW0s3a5aX94IcR7ehNaSkrHRTOu8MWqaRJC+0s28NIfU1b8XeItJ+17&#10;pb2MMq/d3D8q4i3FzfSdJlVuf9Yf6UHT0t3/AOPYnJOGaM/1rhcObc76cUSQanJqGsf2ltZYxJtR&#10;WHUVtxS+bdtIX3LCuKwyyww+bjpyp961SWs9JUMPnl+ZvxrKpFcyO+MeWxUkY3F9j/azUGouXuMe&#10;nFWNP3MZbhicDhapzq0kvGfmalI9LD9ya0XZF5mOWpsGpP5hCvj/AGfWpLgiK2AHpj9KyyxD8rXH&#10;bmu2etRVzaeWK8hwT/8AWrF1OFlBj3Z3fdp0V+8EmDyPr1qaWdJVzu3Bq45xcWeth/dSMOYbWwwp&#10;upLutAeuADVq9Ub2Rl+lV3xLagf7Nc85a3Pcw9zKZwJMVRvFYSKRVqQ4NVrkblrjqbn0WFKM2dpy&#10;O1V6sTkFc+1Vs46tXBLc96nblFopu49hRuYn7tI0HUUmfalBoAKKTPvRu/2qHoAtFANITg/eoAWi&#10;m7ucUu73/SgBaKbu96N3PLUriuOopu7nH9KXkHrTGLRSFsHmjdQF0LRTckng0bj0NADqKTJ9aNw9&#10;aAFqxpJxqMZ/3v8A0E1W3CrGk86hH/wL/wBBNVD4kRP+GzrNPOWxitmz+4KxbDhs1sWJJUZr2aJ8&#10;tijTtjkflWjbEmMYrNt/Y1oWeduc16FPQ+bxJakB+z8HrT9MVtm49uKhmYiMAnirOnArDnPWuuOx&#10;4dcuLnGAfSpEL7+KbGpLcDtUisR1Hf8AOq6Hl1SNWPnAGpLggWbYFRx8uX29KknIFoVI6nFZs453&#10;CbiBR7AVDKSFqaYHYo9RmoZc9AK4amxzyTIGJMmPQdqrKC11n/Zqw3DsSe1VUlUXWP8AZrzqxmZ+&#10;o86mw9BUM/yg4qS6kB1GU/hUM+SvWvExQyAn5+fSqU552sODV0jjNVL1SyZFeBiH0NY7mXOGU496&#10;o3i4Bq9dDhT+dUbr0zXg4po6oGbcdajqS6zu4FRbjXz1X4jrFopu44zto3E/w1nYY6im5YGjcRQA&#10;6imhueRRuOaLAOoppJ9aAW70AOoppZh1FG4jtQA6im7ie1G4+n60AOopu4+tGT3oAdRSbj6ik3Hp&#10;igB1FN3MvWgP7UagOopuSehoJNAEkf3qvWzYFZ6HJxmrltjPLV6GFaaM5l6DIbBq7CCBg1ShUqRk&#10;89KuxngV9JhNDhqFu0mKSbWHFXmhBXzYx+VZsQxgkVoafcbfkfo3rXs0O5yTHAEjArS04JItvE7Z&#10;KzZqjPCwbco+U+narWioXvxGxPyLuNe3h5K1zmk+W5J4jYNthBzvmA2460keTIGzTdWiabUY9p5R&#10;S22tPStMVUE065J7HtXp0tkcMrWLGn2khbzJKmvb4wEW0Cbp3/1a026vBbRfINzdFVe5q1omlYc3&#10;V1/rGwZH/u+1d8ZcsdTlqWRNpFmmmQHUdSfdIB8zn+VZuoXc+u3XmPkRBv3aelTa1qD384tIW/dp&#10;0C96mtY7awtvtN1IqhV+83FdVP3Nd2zlnoPsdPWBclccVQ1vW2mZtNsfu4xLJ6ewqjqPim91KRrb&#10;S42it+Q9w3VvYD0qnp07EzQO3KN8tdVGnKUryOepGSjdkrxpDcx7EVV9qfrD/aFuFG77qr+gqF5m&#10;nt4bgjnofzqZQsUc3mnIx/F9K66nQkzdXht08OoUO1lwVI65FZZu3uT5krbm+627saivdWmjso5E&#10;Tcvm7BtOdo5rTv8ATW+z290q7WmiVm3L/EB0q4xtBX7lT2IR3NYOrSmC/uNhH7ttz/7PGRW1NI0U&#10;ZZT838K+prnNagura5+xeZ/pV7cbpmUdF9P0ratq1Huc8Y+8SaRbPY27X0qfvJvnbP6Uy7jlt9Gh&#10;AOWmn+YY6qO1bVxFLDYLb+UHaaRVx/dAFU9dsgl3a6RFtYbgFZW5DH/61TCra7fQ9SjRVGnKfc3f&#10;hzp32XQv7RlXa82dv+7mua8WXj6t4xUi4XyLWI7YyO/rXaag8OgeH/KV/lih2KW+mM155Yk3Est2&#10;fm3SfKxHOK5cJ+8qSqM8OV22aGjSTQXdzZ4XbJGSo/vZFYHhJ/K8TNpc42/MW/KtbVZfsLQ6mWYe&#10;UwDc9qo6skVl4jk1GNF/eRedGehJHbNdHL++t3NqEveNHxtOpmiiH90s2O1ReGPBT+Igb/VHeOxQ&#10;/wALYaU+g9qdoH2TxZrLajfBzbQKoeJf4mIzj6V3GjoL2dZBAsdvb8QwqPlFc9ao4z5EFWXvOx5z&#10;4q8P2fh/xVcadp0CwwtDHIsa9uCP5iq9wbm0to7+D/lnMu4eora+I00U3jySNOfLs4xJ7Nkn+RFZ&#10;5fFjsxu/eKce2a1jLVGtKP2maD3SXEH2iJsq65BHvWr4SsnIe8I/2V/xrEh0S60rUh4fk3COaQvZ&#10;lv4kPJx9K6zVJ08P6D5axqrMuxcetKW9zvjJS94wbu9WfxLCXk/drMFP0zU/jtA3hi4jxnbtO33D&#10;CsvTiftvmtFuVfve3PWtrxvlNMuZIz91ldffBBrG79oebVl+9TOj+GuiX9x4dt2ljMasuQzemK0P&#10;EOnRaXr1i9sPleGRWbuTn1ql4f1zVNQS11m7OyNIR5FqvA6YyayrvxFqWqeJbgXtySltdRLFGOi5&#10;BrxeWUsRJ3MZ/EyrqnivU9O8YXGj2W1Vnjj+b096vQ3P9t6yumxFZLe1XN1IP4pOwrN14Qw+Kri/&#10;li+ZLcCP3z2/E1ueF9HOkab+8H72ZjJJnsT2rvqU6caal1NJ8saKa3ZL4r1yDw5oF1q8sgXyYyVz&#10;69hXDfDnSbrUbuzs5ohuuJmurjtyef5n9Km+Kmrwal4isPDEk/8AoyEzXiq2QxH3VP41ufB+RdQ8&#10;UXF2BhY9ixjsBg1rCnyYf1M1F8tu5J8SvCbafo11YmVdrwkrsGNoHOP0ri/DNxazG1u4n/e4Amgb&#10;qTjqvqDXq3xbuIItJm3bW3WrIq8ZOeK83/sS3je0uMKpt2TbjK7lxjB9801V5abizSE407plLWra&#10;Sy1WWJh9751/EZqGzuViurY/Kd17GOvvXR+LtHF5d+XE6rdLCCkf/PQYBx9eTXJxRNHLZrOjLnUk&#10;DZ4I+auijONSn8js9pzU/kem+OJUHhyRy2OMfpXEauZH0qzdk/g5rsvHTY8OzA9+M1yOrqw0e2BO&#10;cKOfwrip/ZXmzz6P8aPqzHPI/Cruk3OzTpFZv9Sdy/TFUHHPWnaMkl/rEWlxdJDul9kHNelT913O&#10;itG8jpNEtpLXw95k/wDrJm8xvbJ4/SkktceCrzUZI9xuLhSFPTCnA/rVvxAwt9EkWM7SU2rUq2Jg&#10;+HbQKm7CKyg/Xr/OuepVsvmc/kjLsrSwSBWS2jGVH8Of51BdaPbRzpe2VtCHj427AA2aZHLcyot9&#10;pTrMjL80LN0PSoJ9f1WzuD9v0pY4f4XEmSaxjz83unntT53qXk1e1B8u8QwN0/ecA/jUyX1jMSkd&#10;3G/qFbOKw7rxHYahE0FxpkrRnj7v8q0PAHj6D4fyN5PhSPUrG4b9481v86Y9DjmiVKUY36lKhLeS&#10;aLZNkCzCSNcjDbW6itzwvqNuNDk0yK8G6LJi2t1XPSsnTrvwXrckl3biFXmYs0bDawyfSn+H7jRN&#10;B1H7BbSBo2kIkmZeBnsPyqpUlGmmbwp8mvNcx9Vt49JvJL3Tb8kqvlyW1w5I65GD1qS08R6hqW22&#10;uLVYJJOIo/Mzn3P+FHjLT4rPxLG5mWOOZcsxXqR0NWLK1tbiL7FpulNc/wB53GOfqa6orlhe+50x&#10;0jqS6PoHiKXUFu5bWOP/AKaSNkVPdeA7u7lMr3ceWbPHH9Kk0rQfGOjyfuL+OSHP/HvMxbH41rxa&#10;tewJt1HTZFbdj9z8y/WuOpVqRl7rRnKpJPQ525+HuuLGwtL+Fv7qupFZd54d8Qaaha70uTaP44vm&#10;H6V2cniBmRpbOzL+XwVZsEnPQU2+1y9t7Y3SaRJtX725hkUo1K73VyqdSs3scLAjb8shX61pWhLO&#10;qj+Lik1i5F9qDXghVA2BtX+dT+H4PPl85+kfPP8AKtVFySZ2fDHU1okis4+tUtTvtv7vf8zdPapL&#10;q4GGkPRRWJHctdXnmuf4sCumUuWJhTjzS1LzBh15oqaVRtFFRzHqez7M+e7wfEr9q/41ap+y94C8&#10;Z3fhvwP4XkRvHWsabJ5d1fSuWxaRMBkL/e5AJDZ3YVT6V4k/4JtfsaeHdO0vw7F8HYpo7q58q7vr&#10;jUbl7mUkZLGTzMqSeflwB2AFcl/wTsvbXSfjP8afBmpNt1VfHkl9Ju+89tKT5R9wMHn3r2X9szxd&#10;8Y/B/hXSL/4Q/Di18QzNqDfbBdamtt9nCqCjAn72TkY9K2xNWvTxioUnyq3pe63b6nzNGMKsXUqK&#10;7Z4r4z+HXxF/YA8c6Db+DvEmteJvhH4q1JbKXS9Qme5uPDV42drxvz+5I5I4GAcjOGPqet6np+ik&#10;MLmNZZ8JGssgXdJ0IGa808Vf8FAP2vfhb4K0/WPHn7K+gi11DVINLtG/4S5WluLmbhFEaoW5xz2H&#10;frXL/wDBVHwPq66j8N9J0q6exvL7xvDDa3UbHMUjLw4PqpreFGrVrwhWSTd9VbWxdOtGjGTinpbT&#10;1PGf27j4p/bF/Zg8RfC/QvCuvaV448LaxbalNoseh3V7a38ltKWEMdxBGyOJBynIIYKGUYNfMPi3&#10;9kvS/wDgoh+2h4X023/Zv8WfArT5fDM914l8WeJ9An0z7bqSQYt/Kjn2xMRN5Y+TDSLuJ5ANfeXi&#10;D4ffDj9i34OeKfiV8NtHuv7Sk0qKK4murySb7TcbikcjhiQPnmy20KMZwBxjrP2dv+Cd3wQ8T/C6&#10;y8cfH/R5/F3inxFZx3mpalfancL5BlTf5cQjkUALuA3deOMDAHX7bD4XDufN7uy9TqqYqtRfs1HX&#10;fysa37LniX9sDw9pGifBr9qLwbpd1qmh2UkF542sdciMerQx8QzpbgeYGZAockKNwY812U3jfSfD&#10;utv4i1zX7OwhN5sWa8uEiTaDjqxA9fxr5x8BfDW7+BH/AAUJm8B2/i+/1nR7XwTMdAbVJvMmtbVm&#10;BNuW/iCNuweuCO+awfjAPDXgn9qDVPHH7TPw5vtc8F3Gl28PhnUvsT3Vlp0mxPMDxj5QzPvOeW6Y&#10;BzxjHA06lR67q+i3uc9PGSVNzlG2tvJH218VZbLXLHTfEmjX0F1byblW4tpA6OD0wwODWX4L8SeD&#10;tP1aHSNU8Vabb3tw4MNnNqEaSyY6BULbm/AV5X+z14N+BUnw28beIP2Svit9vsdUMdxF4bmk3QaH&#10;d7HClUcb41Yk5DcEJgZCmvB/hLD+yH4W+G998Hf23fhjq3hvx/fXFyb7xZrmmzySXDO7GO4guQCV&#10;CgrwBsYpn5skVy0MHB0pU7t8r2trr5DqY2UaEVZa366H1V+3zYSaz+y349lgukWPTfDrSyJu5ZmZ&#10;f6Vpfs9yeE/DXwT+Hc3jLxLp1jcTeD9PexivL1IzNm3TGAxG489BXiPxxh0/Rv2Jde0Xwv8AEK48&#10;TabB4ZMVnrk06yNewbxsLMnythfl/wCA881e/Z7/AGDPgn49+Afh3xt8dNKvfFHiTXvD9s5vbzVJ&#10;0+wW5iAghgWN1VVSPZyQTkehxVxw9OnguWc7Lm7a7GUvaxxCcVry3/E+orq+hZZNRkZfJjQurZ4I&#10;61zL674OTR7zWPHfifTdJaY4tW1C9jg6dFHmEcnpXg/7H3jjxBoP7MPjzQNc1SbUY/hn4j1mxt5r&#10;hyZJ7W0jSSNGP1Zl46KAB0FRfsffsh/D39o74fN+0h+09pz+Ldc8TQyXNnb3V3Klrp1vvKrHFHG4&#10;AwB3JAGAAOSeathqWGpznVm0k0tFdtvZWK9tKpGKgtWfQuh39r4m0BZrO+jnUfcuIJBIrY6MCvBB&#10;9eldFoOv28umzT3l/D9oClPJWQbwg+823rjpz0r5C03wzD+xR+1voPgn4daldDwL4/ubqxbw5cXT&#10;yrp13GAY5It5JwS6Lyc43ZJwuIfjt8Gbj4uf8FI7H4UJ4xv9H0m48B2//CSTabN5c1xbLI7tbq3U&#10;b32gnqAD16HupYGi6yrN+4ouSfXT9TTDYidCTm46p2t6ntvgr9h/9gf9qf8AaCk+P3xA8CeHNe8b&#10;aD9psrm386GaK/tpotmLu3O5ZimWVWYbl6ZwABR8CfsPfs+fsWX2seDvhd4f+z+H18RS63otjql1&#10;9oj0WadFV0tXkBaJCc4G7I3kZOa534nf8E3/AIP+F9P1jXvgBFfeCfF3h3RJtV8K63puqT7nmtl3&#10;mKXe5BVwFBbqM55AKnD/AGsfjPe/tFf8Ey7f44atbLHfeIPDdsuoBFwrXVvqK20zAdg0kTMB6EDP&#10;GTpT5cYo1KM3yydvQ9CtjKksLLnjZpNq3VLzPWPEfi3wvottG2veI7CzNww8j7VeJH5uf7u4jPXt&#10;TbWeCS5jnhlV1ZcqynII9fp714n8HP2HfhF4p+GemeKfjvbXXi7xDrGlwzXV5fahMi2qNGNsEKxu&#10;oVUBC5xk44wOKq/ALTdT/Z9/aT1j9l221261DwzqGg/234aa8lMkthhwjwZPVTyf+Ajj5moeFo3k&#10;qcryj0atc46eIrR5XOOktNH1PoHUda0jQoDqes6lb2lvGn7y4upljRR2JZiABXT/AAM8QeHPFPiJ&#10;dV0LWLPUrdYXMc1jdLLHu9dyEivz+1P4r/AT4v8Ax38Tax+1d4xuv7K0HVJLDwz4ViSf7PsjZlaa&#10;TyhksSM9QTnB+UAU3xH8cv2cf2e/Hmj/ABq/Y18YXVhfW98sXiLwtGl0LXU7JhiTiXKhgMYGcDO4&#10;YZeXWypzpOF3zNb20+85vr3XS34n3pFqC6Pr0w1C+hVru6YbJGCknPQZ71Uu38Pazrt4mia9a3Uk&#10;ZxdxW9yshhk7q4U/KfY4PFfNP/BQvS7/AMX+MPhPoWh6/LY3N/4llhjv4c74A6xgyL0+YAsR717J&#10;8HP2b/g/+z1pNxf/AAs0m5t5rwQx6tNcahJObhk3YlO8naTvJO3avsK45YWlRoRqSlq72Vux1wrV&#10;J4hxS0Vtfkdxohns9UkkSHzGjtpGWNf4sLkAfWvBP2G/hD8Gf2qPhtrn7Rvx00+18Y+MLrXruG5s&#10;NYmM0Gjwqw8uGO3J2oCvzBiCSCMHrn6R0FoL3UQ6r83lsffGK8t+Kn7AHw+8S6jffGf4UeP/ABB8&#10;PvEd4rSX914XvDHb3UmeWeLgZPfBAPXGSTWHtqcJOm5ODla0l+Xz7hjI1JzTSulujk7v9jrwv4U+&#10;IGl/E74D6ung2S3uP+J3ptvC8tlqlsesRiLqsTejLkA4OMjn0zSp7aKbdeXMcZZtkKuwUu3oMnk1&#10;8/8AiP4q/tX/ALJX2PXvjBq+l+PPA7XkMFxrlvbC1v7NJGChnRRtPOMfe3HgsCRVX9v3SNX13xD8&#10;JtN8Da01hfar4nkSx1FQN1v5qxDzB/ug5HpjivZlh6lapBTldPZryRjHEQpU5OnGz7H054Vu/Bmv&#10;+Km0fWfFFgtyqlotNe+RZioH9zO4j8Ola15JawXdxBZWqpHCpMhX7qY/r/XivELD/gnB+y9qvhJt&#10;CuPDOof23NBvj8Trq9wb0XXXziS+0nJzt27eTx3EX7PH7RfiDwX+yB8StO+I1pHruvfC/UNT0xtS&#10;mbm8W3T90XPds/KW6kAE5OSeaph6dWlelLVOzurblfWKkZWqRtdXXyPRNe8R+F9Cu47vxJ4ksbOa&#10;7b9wL28ji3eyhiM/hUHg7UNPPiH+yLqeN/PmYQqZBkt6gdwP0rwP4Efsj/D/AOJ/gC1+Mv7QkE3i&#10;vxD4otFv5JLy+mSO0hkBdIo1jdcYQj1x0GAOeW8D/CL/AIVJ+3z4E8LaJ4gvLrQpbW8k0W1vLhpH&#10;sFMUgeFWJyUyAwz6/ieiWFo+zlTUtYp39UTHE1lyycfdk1b5n6FeF7/TtE8NPDd30ccscTy+U8q7&#10;tij72PSvNdG8TaFq2iXGuwa9ZzWzzOJLqO7Row2cbSwOAc9s14N+2l8OLz4r/tv+BfAcmuXVhY6h&#10;8P7s63JZOEkks1nnkeFWAyN5VUPfax+lZ37V/wAGvAPwO/YN8X+Efh1pcljp82o2N29vJdSTbZGu&#10;7RGw0hLYIRTgk85rzsvy+jaM+fWdnttqV9YqR9o1G6jf56I9wi1vRv7VfRE1a2+2Km9rPz180J/e&#10;KZ3Ae+KmvPF+heDSuqeIdds9Pt2ba0t9cpEh/FiBmvJ/gz+zT4M+E8sfxV19ry+8YyafI+u6xNeO&#10;3nvKoeVRHnYFBGFwoI2jmvP/AIC/CHw/+1jaXX7R3x6ik1j+1L6ePQtBa6dbXTbZHKBQqFctkH27&#10;4yeOuOGoczlzPljb5t9Do9tWjFR5VzS2Xkfb/wAL9U0bXNPvNc0XU7e8tvsoEdxazLJG2c9GBIPI&#10;H51xWv6np99ezLaXUcksc7edGjAsnYZA6dO/ofSvBdZ+Ha/sI/EPwV8TfgzqN1a+F/G3iBdA8T+E&#10;5rhpLf8AegBLiHcSwZeT1PQAEBiKb8S9IHwH/bJ0f4ih/J0H4kWZ0rUm7R6nGMxFv9/5FHfJfsK4&#10;6eBjKtKcJXTTa+W6M6OK5Ze+rWdn1PbDcwI6RTTKryEiNWYAuQMnHrxWxaT21npyz3l1HDH1aSRw&#10;qjPqT+X418k/tJ/FH4iWnx7t/Fnga2km8P8AwnjtbnxZ5edv+nOImU46nyTxn7vJr0f9sBbb4rXn&#10;w/8A2XPC2refL421CLUNaltz8tvpEP7xmPqXP3exMZHpXRDCum4OT+JX9PUqtjY800l8LS9fQ+g0&#10;gurrwWy6ZA025cloVLAqec5+lZHw/gS58SW5aNmVJF/D5hivQ/h0IdMgk8NW0CQ2ltHHHZQxptVI&#10;1XAUdsAcVyXgOLyvHd4kfSLUAjDb0+evF+sc0akTZSly2Or+MSyyeE/KiX79wq7t3cniqlhcLrfh&#10;aC9z+8jjw3sw4NXvioFk0+xgD4ZtRj2qe9YHw21E3A1XRJT/AMe1/IF/3W5/qa58PZYZNbp3MZfC&#10;cBBENO1LUNMB4humMa+intS79zZNXvHNgdK8XR3Yb5byMof95f8A61URgNuxXr35o37nZB80bjiv&#10;k2N9K6BhuU49sV6RoUNslreWyQgNFv2+ykf/AFq81u2Z9H1Da2Dt4/IV6N4auVnu9xPF1ZRv9TtF&#10;cWZ39jB9jGRx2iAT62w5xHwvuSaTxnP9o8RSJwREqp9eM1a8NxeTrtzHKNuyZufTGar+G7eLxB4u&#10;llmG5FmaRvfngV1RjzTuuiNVL32zpPC+j6zJHFfalrRhjwDHBHCrM3pkkcV3ejXOvkSXkd/IqKmA&#10;Jo02kfgBWRpCQi5G+3aTbwqr/Outig0XUbZYdT1KaI9Nsa/KK1caco+8YybluedeIl1fQNXs7z+3&#10;GlFxqSBrZLddoU89etafjO8vI/Dl3LA+HWMleOlWvijoGlaNZ2Oo6bcedGuqRBn+uRz+dVvFSJJ4&#10;dvAzMB5DH5TzXNWxFalUgoya+ZlUlLmRwurePn1fw1aWFlCVZm/f3B7n054/Sq2mW1trMf2SWHdN&#10;uxjdjcK67wT4dtdX8EtPqVtH9ljhUq3Q5IrlNS8Mf2543sPC3h9pIl3K986dQvbH4V2yx2MT5Y1Z&#10;LrudClT5bSQ6y+FEfi7UX0+y0JTCvE168z7UPoMN8xrsdG/ZK+FiQq+raE9y/wDExu5kB/BXFeja&#10;NpOm+HtKhtoY1jjijAjX+v196z9U8e6Xa7lNygVfvfMOP61yf6xZ5tSrzX/bz/zMZKHVHND9lb4D&#10;oP3/AIPb/wAGdz/8dol/Zj+AEYwngbd/3E7r/wCO1NefFCKZv+Jbb7hux50nRfetbS7W51O2W+vt&#10;WkkR/mVYTtUj8Kbz/iKOssTU/wDAn/mZ8sHsjl7j9nT9n22VnuPBkMYXqW1a5GP/ACLVJfgh+zZJ&#10;N5SeGoc9ONVuf/jtS/FPTXsL231jRBtMUy+dH2YU3xXd2us6HbS6NLJb30YB+RcK/wCNaxz7iCVn&#10;HFVGn/fen4j5I7WK918Fv2b4JfJHhdXYtjaupXX8/NrB8VfBz4OPcw6V4W8KBZpm+8uoXDbV7k5k&#10;rrJNYg+xeXLFIX8vG7aOuOtY/wAN7O6vr+48Q31z5gjZooznjA71pHPeIIRcpYqp/wCBP/MUqUFG&#10;5n6z8FvhH4c0s3knhvEiLkyG+n5wOT/rKxfh/wCA9G1OxutYvbaSOHdi28uRvlX15NbfxJ1CbWtQ&#10;t/D0MrBZ5P3hU8CPvmrek+HTo9q1to2pTDzI8+RM26M4Gcc9K6P7azl0P3mIm2/7z/zCMYqO25jX&#10;du2k7Y4laSNmz5iqdy+x5xXc+HY7A6VDNasG+QFm9+9cRpl/rl5ZNqEmmLJH5jAiJvmUDvg1JFr3&#10;kn7dpEzb1X5ozxn8K58RiMdiIqPtZfedEZWXKybWvG+uvrE32G92Qo21V8pT078ilsvGnif7TGDq&#10;f/LQf8sU/wAK5uzvftqNKYysm4iRW7GtDTGD3kKf9NF/nU1alaNOzkzpkrU7o7bUfFfiE2Un+n/w&#10;H/lin+FYOm+MvEUF6ryX25dygkwrwDwegrQu8NaSf9czWHCcLtC+2TXDhZSqQkrnLg3KVKSNbxlq&#10;+tW2qafqcN2dvnBJNqKc5/CpLzxFrsjra218258KuIV/w9Kp6pfQ6toEjqcy2m1m+o7/AEIo+0W9&#10;rYReJWIaOONnGG6seAK6ISnGFnuOTl3Ha/4i1HTru10mw1EtmQG43RJwv5dTVXWtW8U2bvdWN1JL&#10;ErfMghQ7f0rNvZCJRcvlpGHmSE+pOcVv6bOk7Ej5hJGDWVStKjJMVapUpxjJMzdP8Ya353npqzbV&#10;H+r8lBj9K6fQfHsd/C2l6hclboD9y3lKVkHftXnOo280N1JDExVlkIbnrUMGp30GrWtxIdphf5mA&#10;zketdrUa1NuL6G3tK8Ve+h3utXutf23bWlteKI5pg7L5KcKvJHTpSeNfGGtWk0NlBfYkk+VV8pPv&#10;flRokw1C9utcYho8eXC3qB1P51ia1ZXWu6/9pt5fmsU3tnkZPTNccHzS16CeIxHST+83zrutafpZ&#10;ha83Sbf+eKdfyrP0bX9fvr9mlu8pHnP7tR/Sg3Ml1ZQ3MowWj+bHrTtNt10uwaaX7zfO1TKUfZru&#10;zanisUqK996+bHeIPEmqRSrbQ3e09WO0H+lZdx4h1wLn7ef+/Kf4VTmvWurlrib+I/pUdxcb/lSt&#10;qdKKjZo6Pr2Miv4j+9k1x4k10ni9/wDISf4VueEtYub4tZXzb227kbgH9BXLyLg4I61c0jU5NNvo&#10;7pFzsPzD1HpVVKNN09EH9oZhy2VWX3s7Y2sFxE0bjEn/ACzbNV/B9jBfPdWGq22545N0XzEfIfof&#10;WrTNHMq3Ns/7uRQy1JZokGt294CVWWNkc54LdQK8uVOnyvQ5v7YzeKv7eX/gT/zPP9Va90/xJfaP&#10;PJxDLmPjHykZq9oENpc3ywajH5iycLliP61L8ULYWvjOG7EZAuLfaW/2h/8AWrOilki2SR8MvzD6&#10;12Sw9CrQXur7jvp55nEqemImv+3n/mdb4Z8D+Gr2OeO+sTLJHMQG89xhT0HDVy3jvQbHRNeitNNh&#10;8uNzyuScD8Sf512nhC7DXzMrfLdRq4x2YDkVi/FaPbe2s5Uf6zBP4Vx4bD0Pb2lFfcZ4fiTP1WUX&#10;iqn/AIE/8zn9J0uwubxYZ4Nyn/aP+Nbeq+EtBtfDU2oRWO2Zdu1/OfjJ9M1naApGoruH8JrofExK&#10;+DWYD70qA10VcLhVJWgtX2R6X+sGeW0xNT/wJ/5nNeGdH0y/1u2tb6HzI2b94vmFcjHsRW5N4Q8M&#10;Q6nOj2OIVbEaiZ+P1rof2fvC2lavY32uajpqzN5/kxtKucKPSutvPhL4aeeS9tWnhkZt/wAshKg/&#10;Q1xYqjg3VcVFK3ZHDU4i4gvpiqn/AIE/8zwPWoILLxJeafHHsjj2eXH7EfrTY7eNlyI67D4lafpd&#10;jc3ETBWm8xW87byx7iuViOTxXfRw2FlTT5F9x0U+JM+nT/3mp/4E/wDMhks/MheOEYk2kKfQ1YXS&#10;4r/wuuqadDumjbbNjPP5n0oMmxs1veBI5rTTbyJ4f496+hBWqqYXCxp/AvuRy4ziHP4xTWKqf+BS&#10;/wAyjeaFpaLG0NsFLWPm7WZuW/OptP8ACmmrahr2Dc7c/eIx+Rq94ksv9Jtwvys2ksF9MjkVWuNV&#10;SKxVw33ox+JxRQwmFlHmcF9yHT4k4g5V/tNT/wACf+ZUvtL0OJzBBY/MvfzG/wAaydYWx06BJRbf&#10;ekA+8fX61pW0r3Iknk654rN10iW9sLEAN5t5Gu09xuq/qmFk/gVvQ73n+exp/wC9VP8AwJ/5nTW3&#10;gzSriSGJdPOWtdzM0r/M23OfvcVzdxDYW4bfD90EfePX869HsSw8RvAikKsPUHqcYx+FcRY6T/an&#10;ioaWy5/0o7h7Bq4qNLDe0lzQWnkcdPiTPrO+Kqf+BP8AzOu074d+El0OO6vtN8yT7OHeQzOM8Z7N&#10;XEzabYm+aKCFhHxhcnjj616h4imWy8PXBU7R5O1P5V5zAgWdjLyeP5VWDwuHqNtwX3IWF4iz6cnf&#10;FVP/AAJ/5mZqtpFBaSSWsfzj7vzH+pruYPBHg608MRapfaXvk+zqzMZ5F3MR7NXI3sKShkcZBp3/&#10;AAsbdZr4bnix9lbLvu7ZH9K7sRl2HqcihBb66IuefZ+5K2Kqf+Bv/M7TRvhz4SukBudJ3MW5H2iQ&#10;YH/fVOtvAHgubWri1GjL5cManb9ok+8e/wB6tvwz5ptpJpOy/lwKZ4eCXF7fXwK/NNsVl9hivoI5&#10;bl/Kl7KP3Hb/AKwZ5/0Ez/8AAn/mZs3w08JC189NBGfm+X7TJ+H8VQR+A/ClqWnTSwrA/L/pEnBP&#10;/Aq6XVZZILUbW453Njisd1811Cy5LMuV9eaSy7L+a3so/cL+388en1mf/gT/AMxulaDo8mr3EX2R&#10;vLjwEXzCR/Or99pWl2kJaK22/NhfmP8AjTNGLf2rfbk+WMjaV7+1WNUjll8qPP3pMmtXgcHHX2a+&#10;4zecZrLevL/wJ/5mbqxNiyfZxt3daumSWKxhOcO7AZxVPVwz3sMBGeasajOVmjiH/LOPP51osJhe&#10;X4F9xjLMswe9WX3s5z4h+Mtd0aa3g0m82tJncPLVuPXkVc0bxL4jayhaXU9zMoLN5KDP6Vx/jC+l&#10;1PxnHp6v93b29q6jTflkWNh93pW0cLhf5F9yMXjsZLeo/vZ0UGva3KrSRag2EbDZhX0+lZ+p+MfE&#10;NvpjTR3+1tpKnyU/wqTSy8mmCRhjezZB78ms/wARQKLNYs4yv3airhcPsoL7iVisTLeb+8h0Tx34&#10;uuUkeTVs4+6xt04/8drU17xb4nsLS326ku6SRd3+jpzn/gNYumWUdpYfKvzM/rVjxmrtNaQK2Asy&#10;g/N04qFhcPy2cF9yB1638zL+peM/EsVxDFHqGAev7hP8Ki1Dxh4ljhzHqW07gB+5T/CqNwnnX8e5&#10;slVqHWWaOFcjqc5rnlhcP1gvuL9rVt8TLlh4x8RXUFw82q7mH3P9HT/4mqmm+L/EMvi17F9U8yJY&#10;AzL5CcH8BUekpvgbyyMn9ar+ENPuG8ZX13Iw/dpjr0pU8Dg5b019yJlWrL7TMRviB40/4TrUNMk1&#10;f91C37uP7PHxz67c1uWXiPX767WE6gdq/NJ+5X/CuTSyuH8f6pdR/NtcKygc9etdZbQx6TYNPNjc&#10;eX+vYV4GOweEVZr2a+5HHUxFfmspP7y1ceILiPUrex8zPmyDzMAcL+VaF0ZPs8jr94Ka4+0vJbjX&#10;IbiZh80y/wA67CYM0LZP8Jrza2X4HmV6cfuQ/rGIjpzv72c3/aNxdxSRhmDSR5hYAfK4/hqTQHGp&#10;2ZF0N0sUmJOcZH6Vlx3EcDtudtyt5iKO+Oo/Kk8PX0lp4xbTRJ+7uEZ/mHXuK2/snK5U9aMf/AV/&#10;kZyxGM5rKo/vNnVNN0+KFWEHzM3Xcf8AGiy0jTLi1mka1y0bAKdx/wAat6pbGePK8sjcUumqFsLj&#10;EfzKf6VzSyXJ+W7oQ/8AAV/kRHHYx0/4kvvMvQtJt7xN9zCfmY8ZPT861IfDmjNGzNZnj/bb/GoN&#10;KkMOii9YYZlwvtk1pwN+6bJpf2Jk8pP/AGeH/gK/yHVx2M0tUl95R8NaLol1rb6bqdl5itkxnzGX&#10;Htwata/4W8P6LrXkvZf6PNDuiBmfhh1HWs03f2a/82MfOsm4H2rpPF0Ca74RS9iZfMgwyt3960/s&#10;HJ72eHh/4Cv8iY4/G2/iS+8r6X4N8OTeG21G40r95tJRjM/4fxVzcFhpkuuXVmLc+XDgKu446ZPe&#10;u5hT7J4PtYW6tEg6+9cRpIRr66ul/wCWly3+FEcjyXmdsPD/AMBX+QSx2N/5+S+8h1LTYILZrmC3&#10;2qrYb5jVFYgBuq5rN1P5j24LeXnOMdTVRmIjCg96xqZLk97fV4f+Ar/I0hjMaqetR/eSadZLd3KQ&#10;suVJ5+lat5o+kwQNKtp8w+78x6/nUPh62bzGnH3VGFNXro7iEJzxW0clyWVl9Xh/4Cv8jGpmWN5t&#10;KkvvZT07RLNovMuotxA9SMe1H9k6czkmHCgZ+8f8ateYUi2g1DeuYoFizy3J+laRyHJZSt9Xh/4C&#10;v8iI47HSlb2svvLnh7w5oWrafctLYfvoW+X96w+XH1rm7yBbbX/sRH7mRcxrk9e/+c11Hgi7WDUJ&#10;LV24mjwufUVzvjCGW21GG5C4EUxXd6c1McgydYiUHh4a7e6v8jeOOxkalvaP7y5Dplg0e5rfr/tH&#10;/GobWxtbjWY7D7N+7ZsNgnpj61YtJg6539ateGRC+tXFxMv/AB7xh42LdW7Cuitw/kqt/s0P/AV/&#10;kddHF4ydRL2j+8g8WaXpGnatDp+nWgVfLLTHzGPPpyTis6e3s43QCAYYfMMmpZrxr25kvHk3NIxO&#10;fbtTGYP15xVVshyWNO/1aH/gK/yLljcVOtZTf3sjeK1inhkeP92JMTLuP3a6KPw3oLbZVsQy9f8A&#10;XPj+dc/cIXhx0HQ1v+F703elKksgaSI7JMdsVx4jJMllBShh4L/t1f5HNiMXjI7VJfeT+L/Ceh2P&#10;hO61XSLLypo496t5znuMjkmuZ010bVYY5cNG+NwHfNdpq2288IX1jJz+5Yde2P8A61ee6dNJvinz&#10;90AjFc+HyXK+Rx9hHf8AlX+RlTx2M5LOo9+7NK/v5EvHFqdqhsL3/mKamq6nj5Zvu9PlH+FQyZLc&#10;nnrTA/lSbxXsVMrymlTS9jG/ov8AI6frWIf2395ZOv6qo+W7x/wEf4U0eJtbBHl3n/kNf8KrXkJu&#10;ovNseWX76VHZxM3Mi1h/Z+DprSmvuRnLFV3KykzsfDuv3upWLW9xN++XvtHze9O8E6trFz4x1SO4&#10;vi1vZwRxqvlj7xO7OcegrB0+Y2f76OTDD7tdB8Pcz2Gqa3JHsa6umyvoFGBXJLC4eEZPkX3CxGIq&#10;exvzO5qeB9S1DW/iBqFhcT7obexBVdo4Yn1x/Wm6p46fStHOpSTDcMqsa4+ZskAD8at/CPSJrLVN&#10;d8VamTFbswWNm+6yhck/hXLeEtDk8U6zJr96jf2bb3DHT1Yf63n7xH5131KOHp0k7LRIqtKcMNB3&#10;1Os8IHxHfqmo6tNtuJgCkOwYhX8uTVrxn4xuNJiXRdJuszdZmwPy6U3XPENr4U07l9txIud39xa8&#10;7mv9f1m+Z7eDy/M5+0TDn6gVzYfDxqz55K3Y4I1K0ldtm9P8QZPDyedqOo+ZNnEdvFGpZm9OnFZR&#10;8X+MvEzNdazqAt4FbKW8ca8D/aOKr3GhwWEAkIMs8kmZJmHJPJ/Cp9O8NXXioXGkWG8sluZJBH14&#10;B4+prriqcamxvHmlG9y7d+KNYW0heC9VVHy/LEnTH0qhpHizXZNRvI/t+flX/linp9KoW091cWt1&#10;H5W23tZAkW4fMSOCai8NyGS9vcjjj6nit4RSqSMa0pexaudBZ+JNYk0ZT9r5V2/5Zr6/SrNz4i1a&#10;60+XZfYLR4/1a/3R7VlaPEf7LaBh0ZwPfmpLLH2SZH/hyPr8orGs3b5lU3qrmTba1qT6X5dxe/L5&#10;hxsjXPB69K6zTNe1LXfCySR3atPF0bYPvL+HpXCWUoa38sn7sjfzrc+H93Jay3lhEkksbfvE8td2&#10;1u44o5ntc0lzT+Es6fq17NdPd3Fxsjtvmbco61H4fWXxDf3HiO9B+bJhX0FQ+IXN5eLogXyzJiS6&#10;3KVZh2ArU0RorXdFFgIq7a2jJyfMx0YfvlFk0l8Y4WuF+9Cvy+7Gl8L6W8urt9sk3fZRvb/ePr+v&#10;5VFq3+jafbiY48xmdvYDoa19LjNj4auNZu3/AH00bSHaP9mscR7tNRW7Z146T5VBGV4w8S2uvWf2&#10;HSps7Zis27t71lW1vHAVhX+Hiug+G9x4G8aaMvhbxRCbW8DnyZ1bYZM89fWrGvfBPxh4cma68PSj&#10;VLPr5ZIEyr6ejfzrSn7OjDkbsctXL6kY80dbnLa2kcti0DkYbg1kpaSalop4/wBIsWITd3X0/nWh&#10;rckvltYi2dbzdtWGRSrK3qQabp+h3Gg3sd5eahJKsy7ZwfuhjU1JKOt9Tlj7sddx3wgsWl0+a1iP&#10;zNNubIxgV3V14k8NeHbNo5tSizEOY433MT9BXl+tQaroeqmLRNSa3huP9Yy45U9hVgW0cSqjHcR/&#10;GxyT75qWoSfP3LjS5nzsjM9zqmp3Gr3at5l3PvKn+Ff4V/AVoXWmhdNkXzSrSRn7tR2NokkqjNX7&#10;tTNItpH95vlGKqn70jtowXK/uOn8R232/wADeHvGsMILWaoJmH3tpBU/rWZ4mkm1rUEtoT+5jUZb&#10;1Jro/BFtPrXwxvPDRG2W3aWKNfxLL/Oo/C9r4bu/C9pqN/qKwzWWReozDO8dQRXLWxEqNO1r6nP7&#10;Rwjy+ZRt/BV3H4euLhLYxRrbs24/ebArP1e6W+8PSXEK8tZ9PfbV7xP8SbrW5m0zSx5Vnu2lv4pB&#10;/QVn6RFnRmtjtZo2ZG+uKxw8a1uaoY1FKTTZY+FF9Lf+Dre4mmLNuI57Y7VHHOIta1Kfjm/t1/nR&#10;8IVZPCCwMoHlXUi4/wCBVDLPFpcF5d3S/NNqhZQ3op4rl5f9qqJdyY05TqNI0tTsF1bxbDCX/d28&#10;e+fb3IPArW1rUodH0qbUJR8scZaqfhKzlFi2qXI/fXjeY+7sOwrD+JP9q69dWvhPSRtSV83U+eFT&#10;HI+vb61tpKok9kZxhKpUUF0OK0S31DxRqs+qhC0t7MWX0Vc8V2ugIPCHiOHR7G43T3kId93Qbf6c&#10;n8q0tH0PS/DdmsdtD91fmkx8xxWTolxNrHxOF0bd41t9PYAMpB5bg8/jWjryrTbjskehiIxp0ddx&#10;3xJv9YuNY0uK7CiGS6XzNp6+g/SqPiO6kg+zhJSvmXA3YOOOeKtfEWYT+JNLsgh/4+N+fTAz/Wi/&#10;8ODWZFmn3BUX5VzjmipKPuOS6HlSl70blrx3FC9jpertK0cjsFEqtyrbeD71z3iS4i1G70uJ40jv&#10;Gvk+0bOA4xnePeux1G1i1jwOvmKvmWbBnXbnBH/1q5XUoNLv/EukraWEkk6NvXaPQd/as8POz08z&#10;f2tp2Or+Iknl+GZBszvYDGM1y2rLt0WEsMbdvH4Yrp/iEVbQGRk37WDMM9hXOa4El0Pch+Xau3NV&#10;BuPI/Myj/Eh6nP3GNua1PhxYmR7zW353N5MP0HX9ax7xnwIk++52qB3J4Fdxoumw6PpcVhFwsa/N&#10;7t3P516E5csLI767toZvim43SfY1ClY4Wkb644roNPlJ+H0lxKMAW55Hb3rjbm7l1W4vLiMLuMnl&#10;xL6qld5LFYxfDwiMhY2tc/N7jvXDiny2XmckY2nc4/xD4fgsUs9W0q6a3kuLRT8oyjHHUg1RaHV7&#10;y2NnqNkk0cnDSQv+uDXXajp0eqeFrNO62+FP9Kw9EmKRrA4O6P5G+tdtHlqUrPdGdSMakmn0ObtN&#10;NaMutpLJIsf+shkT5l+nrW9BrWn2mnrYx3O5Yudh65J9PWrGpRLcNt0+NftH/PTOAvuas+H/AAn5&#10;kdxPplst1fRrukvLr7sfsBUVK0aK5pajjGps9jFvtOhtoxrGtWsVv5i/uo9uJJOf0FW9Js2uJYym&#10;yFcedFHt449afNpuqzXskOsXqzSRSY3Om7GDnjNS6jb3T2e6K4wYVyoRQM1MpS9kpy6hyxpk/jmy&#10;eS1s/E9oqzeWwbyWXgdOB7VftPF9jHbBriwkh2rk+XHlT+VR6DeJr3hu4sdmdqllA+nIrJ8PyeZZ&#10;tZ3DqzQvsZcdPSinCNanaXQqPvR1NuPxDqWpSbNKsVVSuVMvX8qoeIdW8SWlqjPeRruYqyrHWloc&#10;1rZ3TGT5cx4U+hrH8YXi3Kx7f77/AI81NSjGny8qNp0aUVFw6mTb67fWcu7crc8qwre0fxpHeH7N&#10;fw7M8bs8VzDRpIc0qyJF2ro5uU05eU3vEejpbp9rtPmiP8I7f/WqW2iWxsVhA+ZuX+tQeH7iW5sm&#10;RyWjVsDd246VJf3BUNKB90VUI+9cmV9ird3aSOYAOPWs634usAU8SsX3sfrTID/poHvWMpSlUudE&#10;YqKRrtJujXjmiq4m7Z7UVbR3HiXi/wCAnxQvfjN/wvf9mvxRaaV43sbdRPY3zEWeuW4xm3mx0OAM&#10;MR/CvK4Vhf8AiX+1h+2FceHl8P8AjH9gvVoNQjk2tfWmvI1m7YPI+Q4Gf9s1618LQkfjxpWX5mtw&#10;F/PNdx8dRO3hELF/z2Xd9K0ljF7eMKkFLZJvdfdufOzw9q14y5e582/s1fAz4nfEr40eHfjn+1jN&#10;YpHpLE+E/B+nyb7WwuNuFuJmziSXJyPvYIUkjAUd9/wUe+EPj74kax8KdW8C+FLjUo9F8fW95rEk&#10;O0fZrdcbpGyR8o56c+1dB4WuZJdNCqWHkw+co9CG617Jpt1b+MPB0N2uGE9uPwOOayxOLrU8WqqS&#10;926t02D6vH2bV9b79z5b8YfDnRvi7oepfDbxLCfsOsabNbmRW+aJyp2SAf3kYBh7rXFfDb4z/to/&#10;s4+B4PhF4z/Ze1DxumkW32bRfFGiaoscVxbrxEZcodpC7QSdp4GQTkn2m90KfQfFNwJY12pMXi3D&#10;GFOT/Ou0e7jHhCKa4KlfKUtz6Ctp4r93GEoqUX3vo/KxWKpxrVFOLs9vU+QPgn8Iv2kdf/bMPxh+&#10;M3hyG3j1LwnPvjsZN9vpuTiO1LZO58DcxHGXP4aPjH4h/Hf4X/FHVINc+GuoeMvBepRI+lPoFnE1&#10;1YHHzxSISvmAk9SegHJORX1B8OFlutPvL6Yf6+4IXjouOK4PVoPI1GaAj7kzL+Rqo5l9YxUlOKsk&#10;kl5eqClhfZrljJ3vc8p/Zq+C3xM8Q/F3xh+0LoPw/wD+Fa6frXhH+xdD0+6hjaS6vS6ML6WBfkG0&#10;x8qfvE9fvE3NT+Pfxys/hZdfDD9pb9jnXPE2vRCS2XUtOsbabSdSOSFkLsQIQV64U9CeOg+ivhzc&#10;S3Wjw2jD5bcsfm75PFU/iC0/iDWbPw1alvLVvMuGX0z0+tZ/XpVMU3OCdttXpbbXqc/1X3lBPvft&#10;qfLnw1/Zc+J+ifsBeJvAF1pcl3r1/p91LY6NbShvIklkDLArE4OACTzjczcnrX0b8GbPUPCHwP8A&#10;C9h4qs2tbnR/CtlDfW7dYpI7dAy/UMMenvXbGC30fSo9Pt4wuQN22uN+IWrq0cfh2E/NuEt1g/kp&#10;/Hmiri6mJ91reV/wsbU6MY1FZ7Kx4r+yV4E8VeH/AA18StB+IXh6aztvFXjzVbkWs7L/AKTZ3CRK&#10;HBUnAI3Y+lVfhLqP7XH7FukXPwh0L4E3HxQ8H2rSHw3qul6iltdW0LMW8qZSrdCT/CBycHHA9e0+&#10;XMKsexxUv7Rn7Snhf9kr9nPxR+0D4st/PtNB0RpY7XzNv2mYsEiiB/2nYD6HParxWKnK65FLmto+&#10;6/UzeFjypRbutjy74Z/Ab9oX42ftH6T+0T+0r4Oh8KadotpPP4X8LJdiaSAlNrzysBgMflAzySBw&#10;u0Z8/wD2gLf4xaj/AMFEj4l+Bs1nPr2i+B4bo6dfSbI9Ri8wrJBu/hYhsqTxuQdByPsPwj8QoPGv&#10;wh034j2WqrdWPiC0ju9NkXvasgdcexyP/wBdfOmgeHfF6ft+3HxHk8O3X9jzeBRb/wBotEfJMvnA&#10;+Xu6bsdq9LB4if1WXPFL3WkvI6MVhfY4GFNXcnJNvqU/H3x+/bS/aMWH4M+DP2dLvwDeaxanStX8&#10;Sa1qavDbQTfu5nT5FzlCQCuWGeBnaR6H/wAFFPgT4Y+A/wDwTJj+GXhIbrPwvp1lZLOww07NcwvJ&#10;Kfd5N0h7Zbjjr6e9jBqM0N7A+2SORTHIO2DnFJ/wUv8ACPiD4k/sGeLNF8IaLcalqEtvZPb2lrGX&#10;kk23cO7AHouT9BXNhsTD2lOMIqKT1X6vqzTDUY1cDVbbckmvTyXzPkT4a/Ff9qf4M/DzSfBms/AS&#10;68cW0Omw/wBi+INE1AJ5luUBjSdCjFWUEKT0O3q2dx6b9nv4W/FPUPiRrP7S3x4soNP8QaxYiw0f&#10;Rbebeul2KsG2k85dmAJ6kfN03YHrnw5srrTvh9olje27RzQ6TbJLGwwyMI1BB9wa0LqVt6xZ461t&#10;UxceaUYRSvuzno4V+65SvbZHzvqfgj42fsz/ABQ17xv8GfAEPjTwv4qvDe6l4f8AtCxXVjd87mjY&#10;53K2c9D2BHG5ug8EeLf2u/i14ti1WXwDb/DPwfZY/taK+SG7vdVGRiBd8f7sHHLAKQM4YnFeygnO&#10;QKt+aj7YnXJxnmoqYqbjrFX2vqOODjGV1J2ve2h4N+0v4H8Y+Lvih8L9Y8OaHNeWui+JHuNUnjIx&#10;bxYT52yc4+U9K988PyLPbNa3B3JIoikXspzwazLvSpPP81FOzPPtVrTJ0tLzyWP7uQbT7eh/A1zV&#10;Jyq0VDtsdsaMfemutvyJPD9s97eXHhqW/mh+0Qy23nwSbZEypG9GHQjqD615F4O8e/tj/sw+Fr74&#10;X/En4N698TPD8c0r6R400S+WW6NuxJVZo3JbI9yMdiwwa9vl0tzr+n+I7T5V81VuAv4gGu28WXIt&#10;PAN3cJHnbZttA+lefPFclVRlBST776dmcuIpe0lGSbVux8R/EL/hfn7YWiWfwjT4MX3grwjNeQy6&#10;5rHiK4Xz5oY2D+XHEvO4kDuRkDJAo/b+8Ma3q2u/B/wv4K1RNP1L/hJpItLu5lJWGZUhMTHHYMBn&#10;2r6S0OaSaxVpOpX+leO/tVeCfFXi74p/CXUNA8P3V5a6V4skn1Oe3hLLbR7Y/ncjoODX0mFxSlWj&#10;pZJPT5GOIw79k23duxnTftO/tg6ZZ/8ACI2n7ItwPEscfkpqyawjacJMY87oPlzztLjjvmup+B/7&#10;NyeDv2fta+FfjjWF1TVvGDXN34w1CP7rT3C4dEPcKOA3BJ5+XgD0DRVht4W2r7c8n9a2IGCxNsGP&#10;lz+lcc6ykvcilqm99bHTHBRpuM5ScvLTS/5nyX4F8bftO/szaE3wg1f4I3XjjStKZofD+taTfKjm&#10;DP7uOQbWxgHb2IAAG7g1J8Ifh1+0b4s/bM8F/Gj4m+EYrHTxa3aLY2codNJh8qQRpK3G6R2bccZH&#10;IGR90e+TO019JC+P9ZvIH1NdB4FtLi58RW8cP3vMztroxGP5acmoK7WruZrARja8nZapHL/GH4ae&#10;OL79tXwf8U7XwzcN4dsfh/dWF7qikbIbh5ZCsZ5zkgjt3rM/bv8Ahv4q8d/s1694A+HehXGq6rfN&#10;ZG00+1UGSTZdwu3BPQKpP4V9A+LnutfiXw/pQVfLlUzzN0XHpVGSfS/CVqJFcSStMqzyN99if8/S&#10;vAwuOqU3CVruNrL8hShH2co/zfqcPY+BfGOsA+XpEdvD5aqzX0mC3y/3cGvm+0+Hf7Sv7GOs33hT&#10;wD8OYfHXgq/vnutJtdP1ER3WnO5+aHDgsy5HBw2eTkEtX1V4r8c3cdz/AGfaH5v4pD0A9h6+9Y+h&#10;x3F9qsepzEyRxTK800h4GD6/0rtp4rERUnUSafT/AIPc6Pq9SrFNu3Ls1+vc8x8P/Dv9or9qn4s+&#10;GfH37Q/wtXwT4L8DXAv9D8JrcLLdX98MbJZyMYRSF4wM4K4+Ykd1+1P+zbdfGT4CaxZQ6xDZ61p8&#10;X9qeHd3+s+3W/wC8RB6b8FM9t+ecV313478XarLJ/YGLe2i4a6ZR1z90etWNM8aajbBBfxR3DDPm&#10;SFcFvf2/CueOIxUpKVOKio7Jf116mMcK1TcW7827PLf2Hv2W9O1n9li9vfi5qLNr/wAUIbq/8TQM&#10;wB8u6UiOMjsViKnb/CWI4Irh/wBgb9lD4taT4z8S/Eb4wCa41DwpO3g7w/5yc/YrU4Mq+oceXtbu&#10;ATzkmvqdNftNTl26GsDNHHuaGUbccdAR0/lWhpHjW805FTVLaS23c7ZPmQ/jXPPMswUat/t/h5Gf&#10;1aMZRd/h/ExNGiurDxk2m3MACxw71YZ688YqhpWmf2b8T9SeIfLcXEUij1+Ukn88V6RAvhrxlB9u&#10;geGSTbjzo2G5ayL/AMD3enav/b0MhuNqbf8AaC/1ry44hcz5t7HRzGP47a3mfT7Y/wCs+1qyjHp3&#10;rhfD97/YXxTu9PlH7u+yFb0cDI/MZrvtbsvtuow3275bdSvlsPm3GvL/AIkTzaZ4wfU7dsSW7Ryp&#10;t74A4/L+ddWA9+Xs+6CK5tPIu/GOwK2H9prFuezmDqy9lPWuYE6SRCZOjDNeieIfsuv+GVviFeO6&#10;teeeOn/6q8x0zMVr9iLbmhbY1epQd6NnumbYd+7y9icOZrTUIAetuCF/Aj+ld/4PmGzSZcjEmnhf&#10;0rg41SG5lEjqFktcAfQnP867Lwi6W2m6S2f9SxiOD04FTmUeahFf1sFRcsWZ+orJpmoaxencALiQ&#10;pj34rB0y+uLFvNt22yOP9Zj5lzXR+Lbo2+hXFzIg3XFxsH51zlhHu+cjhaqhzezRUY3R02j/ABR1&#10;/wAPxLDqFrBfIOWkX93Jj9Qa2tN+Lp1+xa80zSZI/mK/vccED1BrzmJJdd1JLNQyweYPNYNjPPSu&#10;z0SS0i1CG0sFEa28gQRLjAz39zU1pKK5mgrKK2RP468WywaRYaPqQuJLq61CFwscfyKA3UkdK6bx&#10;C5j0C6mUfdt2PPfjpXK/E+Fl1jQ7vadv2rZx25B/pXXavCs+jzwk4DwMM+nBrjnWdaNOfmclR35W&#10;eceCfitqsHhWPQZbPdbrNk3DcErnoPpW/wDCe2gS71LxgkzN5103kyMP4B1P+ewrzeJ3stEbym/1&#10;ccm325NdNJ4lXw98I7DT7eTy7i6Yg88hfvMf1x+Nd1em6ukerN5x5o8pt+JPi94i8WeIk8N6Yxt9&#10;MWdUa4j4a45wcHsK6OfSNL0jSdtpbjccDzG5ZvXJrmfDmn6e3hLTZniXzGkEkLAchmPP+FdV4il8&#10;q0VM8bSTXDKUXKMYK1tPUitH2clFM5fQ9uoW8k8vzCSRh9Bmuo+F2tS2k83hS/uGLRnfa7ujRn/C&#10;uZ8EvZ34j0xJ8MI2d8fWtbxdoMGi/YdW05pvtHmKVbzPXqPpW2KrUeb2Mt3sEuW3KzY8Zbf7VaG4&#10;Q+VJGPwPrXN6cs0d02kCNpJN2Y1ReSvWukOqw+M/DP8AasMf7+2bEir1XBwf8axptRg06L+1rhfm&#10;s1Lxsp5wOorOnOcIu25EfdlYxvGWp3NhaJp9rGy3N2/lxqwxhe5rdCR+GfDENoo2bYsyEDvXMeEN&#10;E1Xxre3Xi3WH2+Y+22bOdi9eBVrx3quq3Ftb+HR5cxurhU85eGx3rao3UcYPpuErSlYo+GLSfWtR&#10;uPEs8R2mQxx7uy+1W/Ed9cQwyG2k27IyqsPU10M1jaaPptvp1nFtVY8t7muX1GJbyWO3JPzS7vwF&#10;bU5KpJy6BzXaNbSdNjttKhtwm3EYzxzmqviWxsYdHkuhZ/6Qm3bMvGRnvViO9ng43/L6U+6vVS3W&#10;S7kVUkB27ujVo/iuWmeeXAFjfreq+Fmbay+9aGkXGNXt4yf+WozU2t6FYXxZLaYqDyPl4HuKk8L6&#10;ULgJZ3Q/0q1kHkyL/wAtFHY1pW/gts1lU/dtI6iVcxMmPUVkanZ239lyQzj5ZEw204NbClJF3Kc+&#10;tYWu3Xzi2U/dFebgXZNE5fJKMzmdNluPCGuJc75ZrOZRHIrsWx7VsLO10I9Ft3LW32nfHzwU6n8Q&#10;ak07T49bhuNLeNWby/NjLDuO1WbDSdNnjguAGt5OjNH/AAt9K73UjJpvoXUtzGdqk4e7lVTxuwPa&#10;tbwrMzRoG/ulf1qbVvBrzw+ZBex+c3IOzbuNZ/h0Xtjftp9/DtdJMjHQiuStKNSjoRiJQnh7LdFX&#10;xLA0euTcfeIP5isnVYjIiiLcJGYCNozg5JxXReLo9t6khHJj/qap+F9PbUvElskifu4MySf0/Wtq&#10;MuWipmlOf+zps6qO3h8P6HHZQhvlTL56k965vwpPqep6jPd3B8qGab5Y+7Y9fatzxfqJhC26jLSM&#10;EC/Wqelr9nnjA/vYrP8A5h5s5qn8N2NC5hUtHGijarfMBWf4nv8AZElnHnc7fMPatWfIbAHels9H&#10;gjuftlwoaVu/90elc+FvK0nsh4eX7pHMpoGszRLJFpz8/wB7Aog8La6DvNi36V3UckIGPKrO1HxA&#10;Fma00u3DSDhn7Ka9D2jNubqc5/wiWvTHP2MDP96QVdsfh/eH572+VP8AZRdxH41sae17dI3nXjcD&#10;+GrKxzA83jFc5/8ArVjLEPa4e0IrLTTpFitqszSRq+EZuvNTfaRFHnZuKurJx/Fn/A1n6vqhSddN&#10;E4ycnb345zVlXFxaCZOcrkVzyXMYS3K/xG02PVLWG4AYsrK0e319K5GMEDawOa7nxUwl8N298vy+&#10;WyN+GRxXHa9Z3dnqjNIP3Fx88L+ntXVhZXpqLNaEuhpeCtUlt9ShiLtt8zZt9j3q/wDGKFUsbW52&#10;jiZdxrA0WRhcMv3flznuMGuu+INmNV8GvPEm9lh3L/3zmsalP2OMiZt8uITscnojg6h/wA/yrc8V&#10;y+X4D3HvMo/nXK6PqSxPDeSD7yjd+XNdJHf2/ia70/wxAS0azCSY+uDwK2rxs0+x3c3LFnqHwn0c&#10;+GvAFjayoVkki86bPXc53Efhmr3jfxB/wj3hq41QtyiHb78Vo24X7KigfcUAD8K86+POts2nR6LB&#10;IAJWO7Bry6X77EK/VnG5annGp6reaxosl7eHe0lyrEnsKz43C87sVPrFylpYR6ekx3SScL646mq1&#10;pGbiZYTxz9417Uo8suVG9N8sWytfpd3s/wBnhlaOOMqZGHvXeaFpmpR+FTLDKrRsuQzdfccVyurW&#10;6WcL24PzSON5zjPNegacTH4HUntHj9ayxsuSnGxzVpSlHU5/xE06alYpM+3/AIl7jHX+E1yttc3E&#10;9nD5xGFjAxXZeM4lXXoYgvzR6ezY/DGK5m10pzL5ScIv8VLD3dOyN8O4pXZPpsckluxHArOUfavi&#10;Do9l95VuAzL9Oc1tRqlrb+Tn1+tU/Cq2118Ro5Y7c7re3Ylm9cV0cvJCV+x01KkZU3Y7fQ3a48UX&#10;LsBtWPAx3561k+G9PC/FrUGRT5dvGT8vT5qu+G7xE8TX080o+6Ixux1HNWPh7BBdXeqa4F+ea8Kb&#10;v9la8VqVOpNtbo827jFvuTfEa+FjoQDISskwDfQVxMshCiVv4utdP8X7ySKxtbOMHdLI3T8B/U1y&#10;1xE8kIRPvfw/WvSwEP8AZr9zbDe7qVotM1bxJrcWl6bKY41TfdTbchF/xrG8Z6ZY6FN9n0yZpHur&#10;hFkkLck55FegeG7i20TwZLqEe0zXW7a237yjIH61514wg+0yaeisd32nP613YOU61bXZaGtOXPV1&#10;PedARk0KR+m5z36cVX8MBo9N8w/xTu33cd6twbbXwuzSHhYizZ7/AC0zwspOgWzMx+aPPzY49q+i&#10;8jtF11Jn0/8AdDcvPFZGmQym/jjkXhRuarGvarNb42P64B4qro+q/abu4ldjuWPaFqafL7TUC/4d&#10;bzprhwMbpsketW7wN9pjzj5cmqfhEloTLIMFmY1bu5eWb+6tVLewGb5v2vV1z2Y1HqUxNzPJn7vF&#10;LpXM7XLf3SazdXvPKsbi4kPXcf0qpbGZxulyLqfj+aVE/dxIxPfDAV11h8oeXuq9fzrl/hnH9qgv&#10;tTJP7yRgN3Wt26lkWxS1jyGuJAin2/yK2p6AbeliSPSYYF+9t9fes3xct9IVFq3secYrQspGj2x9&#10;lGBVfWZx5S5H3mrP4x/CMtsLa20ErHdJIoameMY1nvrURhjI1wAo7VNEpN9aRbdwU5b8qq+LGIlt&#10;ZGLBftGWxU1JDiSR5bVGIP3RVXxJ84SLPbP8qSzmka4Zy33mwc+lRa1cK06kHnIANct/eNOg7Skk&#10;RViVvuqzMar+Db6T+2L9hKrDkFt3erFtegSTKZPlW3Iqr8Nollm1CURL98n5ecVpTZPqYHhq4e4+&#10;JeqSLu27cNj1z3rob+707UZW0lpzG275ZP4d3pXG+Hb+4XxPrWoRyLuZ2+Vf4fmxV2OUsud2WPP4&#10;18/i4c2Icjjly81y9NbXGnahFHcIVImXBx15rtWO6L6iud0vUbfxFB/ZWplRNGQY27nHf610SKBF&#10;t/u8V5taWqvuipc0nc8/BK3ysx+7Jn9TTrova6la64vC28+x29F7foaXVisN1MoHzCRhn8aSYM3h&#10;2RhHkvlk9yp4/rXdB6eplP4lY7A3CzfvEbKt0xTrR1FjcO+BiRgfoKzfCt0L3QLecDnbg/hVqNl+&#10;y3UKn5mfLe9YyjsjCS5ZOJTvLry/DtqsT8SODx7GtiybfGw9q5/S4JdXsrW037Y7eMiRuw5P/wBa&#10;t62HlDbn+HGaILlk0OrsjImBNyxA9f51r2VxLcx/2RHMw3SLlc9RWRJkzFdp+9/Wuh8MWFvPrEN7&#10;M23yQTyeOnetq3SxlE0PHF6uiaTFBCANqkjHbArkdGtJbezjeXG5mLv+Jzmtz4gXdpql8lklyrKA&#10;oIjYN356VDa6Vql8iy22mFc/dVmGBWXNGCuxy6XG6rp1paWMd0l0su8AtGyisS70yKY/aLLj+8ld&#10;X/wrTxLqsaziW1hAX5R5hbnP0rNuvh54/sJJDFpkdwq/daCYZI/GsvaUqjumdPNTcbFTSIjBZKh+&#10;tLO+XIz0qf7NqMEn2e50y4jk/utGf/1VFHYX0pZVtJNynDAr0rop8vc43Eah3HcO1UtQlSe53w3A&#10;ZQv8P8qv3Wnaolgy29hMWbjhTxWLAj27tHJGysvBDcVVGpH225tRh1NLTpTbXEVzEcbWBNN8d2ov&#10;bCdlfG5d6nHcGoba5aJvMz93mtPUo1vtOkjU9Y9y98ZFaYhezrqQ6nuyTMLT5pJII5M9VH8q1b+U&#10;afoTQEmOa7GFVl+9k+v+7XPeG7gPZrFn/VybDjvjg1f1+9e/8QRechU2trtHzde38q6K3vSij0aN&#10;oRlP+tSIKyrwOBxQJMc0eYWbAPFGBvx7VVaPNTaMYu0kxLub5NqE81p+BrtPtFxabxnCttrDlZ1k&#10;35+WtDwtKYNdUqvEq7WryHs1cjES5jq7mR0tnCn7yEMPwri4Lf8Ado/+zXX6tIsOmySEnAAPH1Fc&#10;qkPlQLED/DWuDp80rmNMjwdxbFV7i5wxwK2NO07fptzcsPmMTKtYMYLNlqqvP2lay6HRH3tB9rLJ&#10;BL5gb73WrkrAp5kQ6/eqptHStPw9pM2pXSxLkRqcyN6URl7vLMtU/ZxuaHhTQmvl+33X+rDfux61&#10;o6VqS2OkSWMdlN5PnuZJlQsNxJyOBXT+H/B9xqcCxwjyYQuN2OcV1Vp4I0u3s1soYFKKO68k15ta&#10;vTj7u5xVJyqM8svPE417TU8H2mvRxWMkha+CttbaO2e2fSr8viHR9A00LoV4sywrtW3Xc2cehA61&#10;6QnhTQdLhM1za28K5yWaNRk/j1qK48QeCNLZopdTs49vUHArOVf21tG7F1JSrWXY8QvvEepeI9Tk&#10;1TWdIvI0yot42jbBYd+lbMc1zdzR3EdjcZZOcW7H+lehT/F34aDKQaxDcMv8Ea/41HJ8U/CYiEsN&#10;urZ6DzEGP1rX2tTeMLA5y5eQ4O90/wAQ3EH+i+GNQk5yu23/AMTWt4F1Q+EtE1TVbrw9frfSqUTN&#10;oewOBnPTNdRH8TfDrRxv5cZ8wkfLMh6fjTrb4h+ELl/KQFccsqsDj3qXUqveIRlKMbHkixanpWhy&#10;QaloWoLIyEsTZt94nPaquhzadaXk7vdKskiqNsgKnOPQ17/Y3Gh6zArWVwsisPWs3xJ8OPD2v2Zt&#10;r7To5McqyoAy+9axx6jL34mcvei0eT+GrhrjTnkJz/pEg/DcRUkjLFZ3TgEBd38hVrV/h5rHw+El&#10;zpStcaduLOg5Mfv9KtadHo39hr4qulE0KruhtS3Er+9bSnGpG8Dow1J1qlltYq+FPA+h6NpDeKvH&#10;tx5du3zWtoWxuGeCR1JPpXRDxaIrby/DekQ2cG0MkjR4OMelcNd6rqfiTxHHfazNvAx5MC/dRfQC&#10;t3X79rLTvKiiYvMNqgduKipzcyXVnRLFezjyUlbzJje2/i6Tb4lgjV1yLXUIVwS2Ohqr4VtxqSNJ&#10;HJ5imQ5bsecU3RJn1HSJtOVFWaNcoVA4IFXvAEWnWvh+a6iURyRvIZI1b7jDpXTF8sXc2wtZ1qlp&#10;boj1i3/tLWk0+Ff3ce2LAHC5PNbXjCNLfw3Jaxhgqqqjb+VZ3g6zW81D+0JOse5m92P/ANaqnxW8&#10;X/2fFFo9q6+ZcSqJG/ururlqc1XFKK6HJiJ+0xfzMHX9NSDX45Im8vdbr5fl8BWHUiu78DfGS/0K&#10;zh0/xVvuIQoHnKPmT/EVyXjOyNnrVlIi/LJDj/x2qmoXH2TTZJv7sZOCOvFds4+2p2kdNbFVcLib&#10;R7Hr2uw+CPidZO+k3cLXUKho7qNfmTuAfX6V554rttQ0Xw5eWE2m+ZeMuVXdwV6bgap+AI9W8MQw&#10;3WjSM3mrvmhPQ55J/L+VdN4gvtH+JelzaRo155GqRQkiNhgr6g/WuGMYxqX3S/A0qRoY+nzQ0kjz&#10;61EOp+FFAXdLaMA1RMwZFl/vLmn+FkutF1W60TWLTyGkb5onGOcY4qVYYbHUJtEnwyfejPoDXRHl&#10;9o4/M8uXPTk4sfpTnzt3ZRWjocTXeqrKV/izVBbN7RGEL7tw4rd8IwiNJJ3/AIeK2jGx24WUZxR0&#10;XwnuyviDWtMBwWKSquefQ/zFcN4+0c+H/iReQo5EN+vnovYHvWz4H8Q/ZPikqtny7wGBWzwDirnx&#10;+0cJcWPiWKP5oXCyNjqrcfzrmlyxra9Tml7tRnKoQq5x06flWt4duxL50Rb5vMLso7A4xWNJIqx7&#10;s54q74XvLOTWrxLRWVWtY8KT/EDz/OpkmFZe6bHw/mSys9QtnYKsWoSlefXms/Wz/bN/FYwg/v7h&#10;Qq/7Ock0/wAIQpdXGsWhkPN8fw4q74Y0uObxbdXqS+YllGIl9nYkn/CuGUY08RN+hTjGnQc49To7&#10;q5g0vT2uHO2OCLJ/AVzGg3DfY7nxhq7/APHw2Y8L9yPso+tTfFXUnt/D/wDZsA/eXTbceoHWtjxG&#10;2jXHw5sPDmmpFHcSW8TSLGc4IPJJrJ+7TXN9pnLh6saMefqcivjXVJtSjlthti38Q7c7h/jWt4TR&#10;9Y+IWrXUJ+WG1jUenHWodL0Kw0kCVgHk672rQ+D4juZfEWq7G5mEYY1qo0ZX5FsgqVo4iRk+JJoD&#10;41tHkP3WcD/vmrniiTUdH8NReILeNXhkl2Y3HcOvJ9qw/E1w7eOLdM8b3P6YruNQsU1L4Z3lg3Jj&#10;hEsY9xzSxUlCpTT7I5uVTqJGP8NtRm1vS7y2uAAzfe288kEfyrL+GmkTaj8Tp7W6b/j1h8sZUcfN&#10;zj8Kq/CjVZbLxVNpLv8Au7iIOBnuBXZeDbW10j4pX00rqv2yGN4898HBrfSnWnHulY7OWMbxaHfH&#10;LSLPT9JmgtgVU2zdD7D/ABrzm01C4fSV0q+XEhiXYzfxV337SerPFZxw2k3Mz7Mjng8Vy11o8Fzp&#10;Eav8pijXae44qZPlpx9TmqS5JJruYXh+3F74vt7eZDiBWnIPqOAPzP6V2Wo3K2dhNcnosbED8OKx&#10;PBNiwubrUp3DvuESt7CrPja4EWi+UessiqorqcueSOiU/aTRi6NazTWRbau4Izlfr2/Wu88Sx/Zv&#10;h00CJt/0dBtYdM1g/D6yjukvbi4ceXFCcL74zXReKJRe+BWmAC/uQW3e1cWIleuo+ZVS0aljB8G6&#10;q82kf2RdnMkY3RH/AGap6rpd3Bqn2mzmEcMqnzdx+4fWqWjPYWsUniPU9YZZi+yxs4/+Wij26nJr&#10;fjl/tnTZEmt9nmfKFP0/Su3+HVbjszlxEXCpzLqc7BNML5rfSJJDH0muW6n2Fd94MeKx8OSgLhp3&#10;3M3qB61xdlbrZQtaImDHXWeFWM3hmPI+Zlb+dc+ZRiqKt1aKj/DuYQuPtV7NOed8jHP41KqBk2nu&#10;KoWjm2naGbgqxB+tX4TlcgVrjPdoJLyM61+REHheT+x/E32FjthulbbzwG64/nUV/CdL8UNb7f3d&#10;0CeFx8wqPVnwWnjX54W3p9RzV/X5Itb0u18S2almCiTap/76H1rahFw5X3R3YHl5kpdUSw/KBIU+&#10;U8fSqXiHT2uYY2t/4cn8zVyydZNN8w9OX/So7S+WeDdH8y9PpVyheSTHWpqnU0OehhycbfzqG7tm&#10;XkVsalbLHL9oC43fe+tVJVDLzWUlZlK0o3LPhndHprk/89KsNF9pK2+xm3nDY7e9T6TZJ9iVHbao&#10;HzMTwKyvEHiLyZm0zRuFKkSXH9BT9svggL2fV6Iq6xpckaSQW9+Y2Q48zaMdeg98VFaK0Vygc7iF&#10;5b1q5o+q200f9m6mN0bn5ZGPKmlvtKm027RnO6NvuP8A0otJWNKcuaVhu4iRsUVC0uGLEHrRWljo&#10;5if4YSb/ABqsn/TMBeOnXrXb/Hy48jweJP8Apuo+tfFP7Rf7UF58I9I8P/tafCjxHNq3h/wN4q+y&#10;fEPSrElt+nyM1vceYh5EkEpjkGQPunsa+uviX438I/Ev4N6X488Ea9bano+rQx3On6haybo5o2GQ&#10;yn/OKxq0pRxEJPZnmzjaRk+D4UuVZJB003K/XPeu8/Z58QHUfDl1pcsnzWd60YU9h/ga4f4e7nmu&#10;IHj+5pQGG7VL8BtTfRPiFcaO/wAsd5GxXdnl1Of5UYqPM5oF1On+KmgxQag12Nqib92zY/I1h+L7&#10;9dI8Busrg/MqKSP9mvQPihppvdHkkRN3y5ryn4ouY9DsLJzlbq4Vlb14ya58LLn5YvoyIR5pqJvf&#10;CuZ20IoTnbt/Gua8e2aW3imdEx+8ZWH1IrofhUVGnzR7uVZcVR8V2X9ofEOC3xldqFselYUZcuYT&#10;KlpVZ0nhvToNB8NLMzf8st7t+FUNEVpbltRuB+8mbd/ur2FaviiRLPw5JGjdVCL+dZtuojRFB5VM&#10;VrR5pRcu5hF6tlq9uY3keeWQBIwSSWrzTU7xr7U7i+cfNNKW69F7V1PjrVvstiukxOPMkbMnHQV4&#10;t+0b8dPC/wCzX8INW+MvjKzuZ9K0byWvltF3OsckyRFgO+3fuIHJAOOa7MPT5mdNGN9Webft2ft6&#10;W37FA8B2/wDYlreSeLvFkNjeSXkjKlpZAr58o2kHcAy47c1N/wAFw7O78Q/8Eu/FNzo6mVY7jTbi&#10;Ro/+eQuoyTx2r4//AODgO+0Px58E/hT8WPBus2+oaPeahcfY723fKzLLCjow9iEJ7YPYVesv26tK&#10;+P8A/wAEFfHHhTxp4wUeLPB8GneHLyGXBmvUe4i+zyc/3okYFh3iY16kcLenSqJap6nSqKlJNH2B&#10;/wAEsvjz/wALp/4JufDFbaUmTQdP/wCEfvBvyVe1cjP1KGM/QivpawtJJIfN6cV+Sf8AwbkfHqb/&#10;AISLxh+y7rWpqtverHr2iwuT/rU/d3AX6oYjj/YJr9eJpI7eDauFAHAp4iLp12ui2Nql5S5pdBtp&#10;qx0u7SCc/u5OCf7p7V7d4YC+JfhlPZeZu+0WsqFm7ZU/yr551R5PJaVOTxn869++BlzDL4ZWKOTM&#10;ckKybcdD0I/OvMk4xnp1M8Cl7aT7rY8JAkjlkt5FKtFIVZWXpzWfKW+2lc/xV3Hj/wAO+Xrt9DEu&#10;2aG6k2/7Q3HAP4Vw8y/6b86lWVgGU9jVRlGWpy05RlKSe6LPksP51S1i8+xEXGfupnHrV7fgYzVO&#10;9086jqtvat91sE+4Fayl3HH3mdx8Kfhvf/EXTprlvEUNvLGqs1v9nLbc9ATmub1/w3d6Hrl3o91K&#10;jtayYZ0XAPHavQP2c9UaDVtYt4P4Y069PauX8czSN4q1Ga4cEyTZOPoK4KGIqvFyg3oXzOnUaRV8&#10;Dayt0W04hco25feur8fvs+Gly6E4FuAfU9v615lphudK8QwtCcBpVB9xmvSviMWX4emMdwm786xx&#10;UVHFQt1ZjJe8mjg7YrbGJAflC4/SrqAA5rLmmTy/MB+VRkVftrmOeBJQeor2Imm+pmCJrVpUPRZs&#10;L9K14DiIjP8ADUd1DDcRLFIdrFvlIp8Q2ptbqBzSj1Ro/hRy0scYnYhRuz971ra+HbXcviWO1swQ&#10;/lszyY/1a+v1rF1RvKuZcDO18bV7n0r0r4e+GLfwron2u8/4/LpRJct/d9FH0rmxVaNOm0ya0+Wm&#10;amoX1l4Z0xp3G4gHbzy7Vwtvqc+t6pdLcMubuHcm7onPA+ldH8Slay0RZZv9dcA/Kx+4Owrm/DFg&#10;txarrd2fLgh+Vi3WXn7q1y4VU1Rc38jOlR/d83UiuvDt9rV9/aN3L9ms4UCzTMPmlb+6nqfftV21&#10;83WNSsdDs4/LtmkCrFH/AArnBPv7nvVXxT4luJ18wJ91tsUK8LGK1/gxYnVvEcd1Mc+Swb8ACaqr&#10;UqOk5yNuaUabOi8d6dYaBaW+mWK7VCsgUd8HOT71yi3KmVoyD8vNdP8AEW5jvdeS0BH7mAs3/Am/&#10;+t+tclJJ5d/HFnqrZrbAxf1dSe7Ip/CRX95PpV/Fq1rO8bKpBKn9K6aDxg9totrLq23E7b5pNuV2&#10;kc5X/CuU8RqW09QnJaVVCjvk1L45mW3srPSkO0qqn6gDFVWhGXL3FPodr4Jk8I6Xq0up+HdXCtIv&#10;+pjlPl8n0PINeh6f4qs55lsb8eVMy5Xcvyv/AJFeE/DJli1i4uZEDBbNgd3vivRzqEGnXltp8sP2&#10;iN0MkLNyycc4/CvJxVCLq26mLidb4g8KWutw74X8mbqsijg/WvDPi7pOpaZ4kKapZPH5kahZNvyy&#10;cdjXsukaz9jHm29601uzcxu2WT6Voa1o3hnx1ozWGqW6XELfdP8AEp9j2Nc+HqywlZSewRlyyueH&#10;fDXUTqHhO50SeXc+nzlVX0QjI/z7VympQjTfFM1qItqzfMpH96vSG+G0/wAM/FbPHeNNp+qRmJCw&#10;5VxyufbGa4z4p6XLaTQ6vCuGt5sv7qeDXvYWrTqVHbZq69SqcuWt6nP+JEc2sdyjN+5uFzt7qeCK&#10;6rRNVH9mvbgcxT7lHsf/ANVYMkkbovOVZc1Pps4WZom/5aAd+mDWmI/eU0n0Z3VYRsbXj7cmkafZ&#10;MuGebe/zeg/+vWOltO1ntQYVuGfFdFrulrr9/GnmbY7SFfObHPfge9czqutPNMNN02Py0C4ldW+6&#10;M9B71nRfuWRlTl7tkOtpoLVPKsiQwyGkEmcfStDwtdeRqsbE/ecfzrJiMUcW0HHHSrWhTH+1oMD5&#10;fMFKtHmpsykoqZ23xYt3fwxHfQt+8tbyKRc/XB/nXQXsxTQ3ncf8u+T/AN81k/ECJbrwjcIgyfkK&#10;/UMK0pCtx4b2o33rTC/98142HlejFPozjl0XmeJgs2iyxONzfvAdvfk1N41vYxF9jl+VbWzjtoh1&#10;/eOMsfyqnDKsKXUSyf6u4Zdx7cinajGt9BZlgfOur4ysB3AHX6YxX1FOKi+Z7I9Bpe6d54LgT7Dp&#10;tpaSs0cMqIxbPXGTiuk8YXQt4ZpWHyxxEfXNZPhGxezuNOg24wWdx6HFXvFRFyZINpYSSIh59xXj&#10;1JXxF+xxyfNWsc38LJWg8S+Q8W1pIWyvp3ru/HJBXS4R/E6n8jWM2gC28U2et2S4/guB+H3vrW14&#10;oBmvtHCfN94n8K8/ETVTFKa7G1aPJVRyvwo8TJpnjrUNAvXVbW8kk2s/AD5PH41e+KFrFoujXiyO&#10;fLkQpHs7kngCuJ1BlsvFFxM2Qq3b7ivb5jzXZfarjxvrNpZzOrWtjCstwV6M+MLzXqOPLKNRbNak&#10;1IuMVIteAZorHwFa20/7mSONlZW4Oc/4VkzeTqvjXT7CIbmtyZXIb7tV/FfiKSzdonDM+7y7eNR1&#10;9KufDPRLm0jutd1ds3UhI8s/wAUSpxpxdR9ehlb3XI1dfuiWml7fdWuQk1kWl480keVzt257VueI&#10;b8QQhvqcVwhvmuo95XaWbOD9a6MPH93qb4eMZatHax3KzRCWI/K3KkVm+L472eyiCIzJCzHb6Z71&#10;ag3WyRwEfcjUD8q0JQLmDfjoMVXZi+FnIaRfFx5Eh/3a04Ge0uYr6FmDRtmqOs6fHp135sPEb8r7&#10;GrUD+ZArj0rovzx5WVKPu3R1wgGoaauu2i/6xczRqO/rXLw2ialr0sE7HarMTj2roPCeprpd5/Zt&#10;y223uIwYWPZscio9S8Nf2RrUmp27M1vOMYzyrf5FeHzezlJI5Kc1CMrdSjpVtZ2CXmpwIdsLYXLd&#10;MDnn64rPst8F1vkyUvmLewer2tO1l4ZuArfNNNhVXvk1TsFnl0OW1C4mtW3IO/TIrtor93ds0u1Z&#10;tmhFqJlZLd35UEL9aq69Ik0C6nbsy3EByzKfvD6VGWaRYdRhi4LZ+metJdeTHP5Tj5J1I2+vqKv2&#10;cZaFNXItavk1LS7PVEU7XB3Z7Va+GxQ2t7quz/lpsVvXA/xrHuVdPD93pEWZJIZgYh6huldB4cEW&#10;l+E47fH3S25vcdazs40nBdyo6YflXcw9d1KW98ZW9pBKd0MYJHbLVsW1rcQzK0g6NXO+El/tfxTc&#10;6vIvy7maP/dHArpLq5dNzBjhW6V0VI2ouC7FVY+60uxpPE8rKEPfPNT3t1FaWUl35U0ixrl/KXNZ&#10;1vqjyESpbBlGMeY3WtS08cXVnD5U2n27x8ho4uMj+tcmGjKMOVnPQUoxszl7jxlcX8gtbOLYrtgF&#10;m+b/AOtXV6N4Rt7aDff3yqoG5sHlmrlfGWl6fbX9r4m0KM/ZZrhVmjX/AJYP/Sr39sXOu3i6XaNu&#10;WNP3ky9Bnt9a652jqdMuVWsei+DNN8O6rG1vYQK+1sSsWBC8fXrWLq8dnBqNwtjGFiRyAB7VpfDG&#10;5ttGkuLJfLVZIt25uCzD+tcj4v8AEsUElwlqg8yRyNu7pXLL99blRD97RHP/AG9LzxiuT93cu71z&#10;mtzT72G1uW01pFX+KPc3bvXJ6QWXW4Gfq0nzVp+NtLsL7SZL64gLSwoTGycNU1rRrxi9jKt7lRXO&#10;rkA1Hw1cWyYbymYfh2rl9V8RaYnhfbfPidocQKv3mcYHArQ+Ht7ND4aWPUpd0hhwzKMcjj88Yrl/&#10;iTp9tpUMOsxrkwXqk/7Mb8E/TNbUYL2jiVD47FrQ7toLyGW4j5dSHDe4rvdOzqfgsQja2YWSvOoJ&#10;0cQzfwsyn8DXceALvbDeaQXVvs8zBfoRWOLjJS5l0LxUeWSkjzixPl+dZM2fs87Rnj0PFd/8F9GW&#10;61ptUmHywr8vt71xWq2wtvFupWsQ+V5g6+2a9Z+H+kHR/DEjqu55vkX6mtsZUSpeppUl+79Ttnv4&#10;00+W/D4U5WPPcLxXjnjrUpNd1hrjdiODhRjq1dn4/wBeXQ9Li06KXayqu75uigf4CvNUujeJJMjb&#10;lflS3vXNgKf7znZz3vZmJ4gt5ZtT0+GIbmkRztXqea6LwvoyWlq2q3h4UZKsvTFP0XT7aTXWvLo7&#10;fs9mQrN6HqR70apPNdyJbxSGO1jXgL1Y13ylKpU5UaSm5RUUc7rdtJdxPqVyMRtMoj9dpPWu6gnk&#10;uvA7W8R2s0yIvv8AMK4/xLcBNPEQbb+8TaF9j2rrtBzc20Vop2qLiJ1THI4zz+VTjn7sUuhNRLlK&#10;/iZ0PjeRcK3k6axy3RTiuVt9RksbdrS4f98vzKvopGQa6LWHSfxDrF2TtdbHYo9cnFc54005dN1P&#10;T9SXO26tPJf/AHlGR+lThZcundBTt7RRfUs2rNLB5rnrUngZoz4uu7wj5ViMZb6DNRwOsNgp9qd4&#10;JYrJqT/L+8Zj93vx/hW03+7bO7EPlp2Rc8LR3Gp3eqSRvu/fu0S+qjiug+EV1byeH3t8hZhdSeZH&#10;n5gc965n4d65BZ62q3KH9+xDMB8qk+v6Ve8R+F5tI8aQ6to8kka3bqHWKTbhvXHpXDVl7SbpTfTR&#10;nFUV/dG/GXUAviXSrOJs7EeSRR2XIx/Wsm8kkltfLtSfMdlVFXrkmnePLO6vvHc8gm8xrW1jRl3d&#10;O9P0G2LahDeMn+oXduz91umD613Uf3WFS8jWPu0UWPEt5Fbi38PWuNlrEqtt9cf41x/iKTdrWl2x&#10;+812vzL9a3dXnM+oTXTn5mkOWHeud8QCV/EOlCM9bpf5124CPKaUo2se+a7IqeFblZG6wkfpVrTL&#10;ZbfS7aCD7qwKF/KsvxdNJ/wjrWsZCtcTLEremcVqtKtjYKrHlIa907DB1TS7m/LPjHlqxqLTNHOn&#10;Wsl05O50J+7iprXVTclokXrnoKtaxIqaXNI3y/u9q0U4rmuAeEoXh0bzZVw7cnI96fqThbSSTP3s&#10;gVLo++HRUH/TMGqOvyFLOOPPLtQtagtiG1fytOmlP93ArlfH98tj4ZmZ5du5Nqn0JrqL8m301YVP&#10;zMRXn/xevhFa2ttIflkuNrbev1qyDU8Aaf8AYvC6EjLz/MfxrYhiV9Xt0Y/6mFnHsemaboMDW+jw&#10;wF9223Bzj2qTT5RLqNx5o/1cAUN7k1qtI3A0IJRHuOP4ao6oQ88cY/zzUj3BACr1PNV3lkl1La4+&#10;7gVnFlcpaiYpqKn+6rHn6Vk+Lbtw9rGGHzTY571pwzGS62ov3lx+tZHjOJTqWn2zc/vyc+nFTMcS&#10;3bwYh3EdRk1iayV+2KnP+s/Otxt7DYnZcVz2vwTQXonkZtr8r7YFca3uahp8jpBczu/G09evAq78&#10;LfNhhuJpn3+ceGXoao6UszaJMw+Zijcn6VrfDLT2TRPNK7VwxODkVcN7kyOM8E6Yb3WtYkiH+smk&#10;XGOS2SalXcHwetWPhpN5Wp3t2H/1l9J+WaNbtGsdeuLYn5Q5Zfoa8CrJvFSizjlHS/mMtZ2t71Zl&#10;bBVhzXoVnMLq1Ew/iXJrzV5wH3543cV3vh698+Ka0Py+Xjb9K48VH3eY0j/EscTrzE6tcYP/AC1a&#10;tTW7b7L4Y025T5VUjzT/AL1UdfgaTxFNCD96b+eK6bxVbqvhKa1RM4hUKv0IrT2nLKFjn5b3Mnw+&#10;bnQoo7MfPC1wVye2elaELOuq3A38OoKrjpg1q/DbR4PEfhueLUYTuf8A1a+mO9ZF5FPo+ozfbY9r&#10;xMB5jZwUzVc6nUa8zGpGXKmynpN4iWGyQ/duH+X1Oasax4ot9MT7PAvnXGMeUrfd/wB49q5u41B1&#10;ae2sdzCSdmErdF57VVlndJlt7dWkmkbG1eWPua7KeFUm5THL3mi9qevanPh5LnylPKxwjn6Zra8C&#10;eDNX8T3X2q5uZ4bUKSxaQ5celU9I8MR28n2zU8STZB29VT6V6V4MDpbzT7/lVAAOwOKmvWUPdgZy&#10;ly7HInSNL8LavKkC7tufLZuWOB0q1NfSX1j9psrp49yZVo2IwaqvcfbvF6ox3bVd2449MVJHbLp9&#10;xJYJnZnzI/z5FcfxP3txdmXPC/xR8SaPttdRjOoRbsfOwV1H1rt9L+JXhfUQI5rk2c3/ADzuvl/I&#10;9CK80jsNuoyTkfL94e9XG2uf3kasM+lY1cLRmOUonrlnrGk3HypNBMAc/Kytj361Ya10WaTz/s0e&#10;4n72zrXh99plk0bCFGhZj8zQMVJ/KoY9U8Y6NCRoHi24jVV/1dx+8XP481l/Z8pL3ZBE91ns9InR&#10;kkh3BuG+XrXOeKvh3oWu2si2kX2ebqky/wCeled6b8dPGujPt8U6QLmH/nvZqCR7kV33gf4m+GPG&#10;i+XbazHHNjPkTIY3/XrXNUw+LwvvNDlzRPLtT0/UNC1KTSNai8uVeM9nH94exq/4bna4tRbyH7qv&#10;H+Vdl8V7O03i41G23QKuDMq5xz61x8k2i21is1hexhVbIw3Jr1I4r6xSV1qEqnNHQ5HTZ303xRdW&#10;J/1ayeauO3PIq2b1tQvZ9SUMqyNgbhjpVC7El54yju7EM/nIyN8pG6tibTb6C2a5lt2VQf4q7qkr&#10;qDOynUjy2ZVhuMtjPNWtPjW7v47ZwcSNiobbTZZQJGl27uamexliIMEvzD+LpW1aUeVozlOF9y/q&#10;HhW4g+e2bzE/u/xCoLNJLK+tyF+7Mvylatadr15bRrb3kZkA43Z5q1qN9YXccNzCql1uE9j1rwfe&#10;jKzHOPMrmjrCE6Vcog+by2xurk7YvJaxPKeSnOK6rXd39n3RUc+U5UfhXKaBBJf2kMKt8zLgn0r0&#10;MG1GnKTMaSdjc0W9intDZOwG4Ntz37VyOpXQ0+PiPdIx2pH6muqfQHstKO198kblwwXHFYHhq3XV&#10;tbutWuV3RW7YhVl4LetZwjGcnUR0e09nFspSWmq6Xp8er3cvmeY2JI9uNnv9BXbfD7WNDu7eO3F7&#10;bxtwZd0wyx+lZeqBWi3sc/Nzmufm0BPEDG4sdKzHDJhplXGfYVpOnTnTbbsc/NOtofQkfjvw54Z0&#10;sNLqVui7cj94CzewHWufvfjV4m12ZrXwV4fkMf8Az/XCbFH0z1rzj4daANS8SNcS2eYLVMPI+T83&#10;oM16SzRW0ZZmCqvPsBXi1qVGjO3xMxqWpystTndfvvFkUSat4q8TiNjMqxxx85YnAA7DqOa7KK28&#10;D+H7aJZrT7VNPCVkuHUtk9DnPTnNeU6r4pfxDrH9prButbdytqrjg44312TamuoWsFwqbRLEJAqt&#10;69f1Fd1GlLlsz18t68y1OZn0eCHWZI0jUwxtuj+XqO1aGm2VnNFITDG3O37oo13zLQy3aKWTbke1&#10;VPChe8gksIG/fTShYxnu1Z1lKMOVHNGnzYyTmrJbHc/CjwzZeXda5d2MTRjMcTMoI9zXnfje9g8T&#10;+Lrqa0t/JjMnkwiH5cKPp75r0jxzq9v4F8FR+D9NbN9cxeWu3tn7zmvPdNsbS01KMyTL5hj2xp34&#10;HJop83K5sjyRDDDrWgXqyaXrkkZjABaTPT610mhfGHx1YSrFren2t5E0m3zISVYL2rmtbuYbsXH2&#10;chtvyt6ZrQ8PeHta8V38OheHrPz7jy9zAHhAO5rq9jTqU05IwlzOooxWrPUdF1/w34rtN9vdgM67&#10;ZLeTAZfUYrzf4q+GtX8HXBurOBpNIaT5Y06RMfb0rW8beHvDfh/R7dftZXXFi8vzrWTBz1y3tn8a&#10;wLrxh42m8Ov4b1wx3CXEPy3E3yhsd89jXHTpOlK8Xpex1ypSw8rJ6vcoeFrGPUbv+0WX92q5Vt3X&#10;/OKdqlyNQ1hplP7u1yoHq1Gj6idH0drKa2WOaNAFX1NVLe3+yWGZGJeZyzFutdFpe0cpI51B89mR&#10;C9k0XVI9YilZY8bZ1GeVrS126/sif+1bGT/Rb6PZMobADdQar6Tpba3cppypu8zhvYetS2drZPFd&#10;+CJLhZfss2IW9R/9aumS2l5GvJUj+8R2HhGzWw8P/aHky0mXLe1eZePL1NevZdVgPHnKF+gbr+Vd&#10;hpHiRrTwnfaRfyKJrOMorM33kPArhL2AN4fYW0bMP7u08Y9/SuahTcakm97mdKE5Vrs7Xx7C6XOk&#10;6grM0csYXd/CDtrJ1182EkCL96FsD8K0PFupTX3gjQL1oWUJMgk2r8pG081h3eoRXF2q2r52j7py&#10;K6Itxgr9zsx0f9ov5Gh4Y8X+Io9Bhj03Ro4ise2Sa6bk444FXNQs59GFrr9hqcn2yTMkk47n0qHS&#10;rpbqPk/N0NJfmUxrAx+Vc7R6UStyNxW5zUakqcnY17XU9E+I2238RNHaahD/AKm5QY8z6n1rD8da&#10;JqmizRXl/ZFdhC/aE5jkT1zWbNAHR1jLLJHzGynla6Pw14m1S20uNdR/4mdjIu24tZ1DbfcZ71yP&#10;3feR2TqUayTqaS7mNbXDho0ikDLt/CtO21O90xcvAyxyrlW/hNSz6L4T1q6F54IuVhYq3n2sjH5S&#10;D0x25pmvX4g0dLF1aOTp5b9a7YTT1ZFbC8keaLMF9Tu9G1O31eIZMF0srDPoa9h+Ithb+JfCLGP/&#10;AFdxblo/xGRXjdypu7VoHHJQ7a9a8EX51v4T6ddOdzRwiKT6qSP8K5cRDlpqaOGcuaNzyDS76S6s&#10;Vjkjw8bGORc9wauaHI0Pii2VWYblbdjoRj/61VrvT5dH8YahpUilVkbz493cMecVPCDD4k0ubbiP&#10;zXVj77eK0+LbqjWXvQub3gi5t7HxTrwkk+VWE0hJ4UY71s/DVTJoD6tIPmvrh5vTK5O39K4vXrwW&#10;kutWVh/x8ah5MKLjqCQG/Q16A8ieHPCYdV2rZ2QwD2wuK8/ER99v+a34HJO/LYx7y1PiXxHf6jPI&#10;Wt9OgaKFV6byOT+VLpSra6GtzGjMscW5z6Vc8A2qHwnDM772ulaSZvXdV/RHij8O6x4VJVmhQsjh&#10;eSD0B+nFc9aX2bbGfJ7R8pg29+b+0e+li2oM7V9cVqfBbcfA2p6k4x9o1Jz+WBWF4hli0vR2hEm3&#10;ZH8x/nXS/Cq3+yfCK1Jbd9onkfc3cFj/AIV6VaEKVBpHo4inTo01GKOI1Ob7R8RobUc4U5/GvTfD&#10;5t4FGmXDAxTQ+W2a8n1u7a28b3F/HtzBa7g3vmu+8Oa1Brmkw6hG2Gb5XX0Yda83Mqc/dkttEefy&#10;2lc4WwmPh/4h2sY5WOd42+nQV3niFvL8VaZIuMsrjcOuOtcX49sXs9am1JI2UrcJJuA7cfzrrdYu&#10;TceItHkLYjeF3X3bA4roqR/hzXVHVU5ZWkjA+LCzXUlu4O5Y7pQ2anN1FFpUk8v3VjDH3qL4hTlb&#10;ORgfv3Srn05qrqoE2lrZR/8ALbauKKkeaMDlnH3Y+pc8ICOHRYxH/HlvzP8AhiqPidYtS1JYFY7r&#10;eIsq5+8f8a2LaGOwsUhVfljjxxXLXbyNHJq2/ZMZGaPPcCujVao0j7Tm5orY6r4epDY+DLzVLpD+&#10;8Zxtxg4HAq/dzx6j8PMruUSw7M+mTUMSvZ/D+C1lG2S6j3MuOmeajsZbb/hV8exiwjAHzf3g1efL&#10;3pc/mVKXPK7Obh0e10zXNNtrdfvTJlm5J5ror6D+y9SMaBfKkb8qzb1TJq+l3J73CZPpyK3vGMSf&#10;2JNdqCGjwVI/3hXRiako4qC76EVYuokkYusQi1uI7wN8rfLJ9K3vBZ26BDn+83/oVY9hLDq2nSRO&#10;QcHaTWp4SnCae2nO6+ZbyNnHoTxWeOcpULdmYU5e7yswfE9k0evTNGflYhsfUVYtfktwhPOKj8WS&#10;+T4iaLPWNf60+LHl7vatq3NPA02/I0rfCis8DyO2WHJzTtClWyeTQZNpTO+H8eoqTzIy2zNF9aLP&#10;DDNEv7yJ9ysvX6V235aSubRk4xUuxCkv9iLcaXK+VdS1sT6dxWXYXMsD7om/4DW7q2k3Gv6L/aOn&#10;wNIYV3fLyfesGyiZxtRfm6HPrROV9Uz0sQoyafRmtHdwX6+U6nd/dqzpXhrfm9v5hDAvK7lwTVjQ&#10;dAi023Or6mWUKhLDuaz7zV7vXr6Seb93ZwkCGP8Ave9cftJ4ifJT0XVmEYRp3kGuaiuqSCzs0aG1&#10;j+7xy5z1rn70K1y7RDavYVufZ5LiOWaP7scbMTWKyjcRXX7ONKKiiPenqynuIroNC1aO+gOl3/Py&#10;/IxrDnhUchadZyGO4+VqnqNRuXtStJdPn8iUf7rdiKK0bbVLG8hEGp7SU5Vm70VoP20o6NH53ftW&#10;XNv8L/iX4y+NH7Jus6V4hnWB1+NnwZ1TKrrtmBskuY4HAYShMEyRg7l+YE4IPzz+w5/wVO8Gfswe&#10;N5PgcviXUbz4J+JL77T4ftdVuC914Pmd8tA+R80QPBK8Hhxg7hX1b/wVXvf2R7LXbO+/aB+FHjXR&#10;IZ9LK6B8XvCEPnNotySf3U3lsH2DjKNuDBuMEcfi18UPDun+GfHeoadpXjSy8SWfns1rr2nxssd5&#10;GTkOUcB0JOcqwBByPc+xgYU8RT95GlOKqaNH9QXwl1jRfEukN4l8N6nb3ljcaNHJa3lpKHiljbkM&#10;rAkEY6c1Xt7lvDfjbStVBx+8iL/Rxg1+Cf8AwT4/4KwfH39hbVY/DcNwfEvgab5LzwzqEhIhQ9Wt&#10;n/5ZP/s4KnuO9fsZ+z5+25+zx+2d4H0vxd8H/GUMmoRQhdU0C7ZY76xkBzh485I9HXKn1zxXn4nB&#10;1qOJbavF9TndKdOT8z7Z11Fu9E3Z3DbivBfHry3GuR2DuGhtZJPL2n7p4r3vS5F1Lw2jEf6yEN+Y&#10;rxT4n6INO1pdQgGFmU+YAOd2eua8PByjGq16mdPSsrl/4XTHdPFn+HNbEukF/GMeqnp9nCqT0zz/&#10;APWrmPhpdTjVpYbeHzGaE5GeB7n0rurYtNcM8ir+6XZtBJ5NY1oyp4mUl2Jre7NmV46vFiS2tQOJ&#10;Lhd2frUSyRxN5sgyq/M30qt48i+2a9p1nGfuyeY30AzVPxbd28GmrZSXDRteTeSrKvIGDz/KvQox&#10;vTikRH4UcnqmsS63qE+oy8GSQ7V9AOOPyrwb/golpcPjf9hn4oaVpctvctH4ZuC21lcK8OJGB64Y&#10;bO/Q17l9hksT9lZeUGK/D/8AaI/aS/aR/Ye/a9+L/wAKNB8QzzeHPEWt6g994d1pTLa3dveISsyj&#10;PDbZBhlI5GDnBr1sHQc6mjs1Y76UUo6HhHiH9p3xt4w/Zb0b9mHxS7Xen+GvET6joNw75a2jkiZZ&#10;Lc88ruIZfTJrzhJbgwNbpO6xyMC8e47SR0JHt/jTEQl+fr9acAVHFfSRjGKtY6lpsexfsBfHG7/Z&#10;x/bE8B/FSPUDb2tnr0UGpP8AwmzmPkzhvby3Y/UA1/SBd6pFf7Ps0gZGRXDDuCOK/lfEjKVlR9rK&#10;2VZTgg1/Q9/wTe+Nkvx3/Y78BfEDULxprx9BisdSkbOWuLceS7Hk8sU3fjXl5lD3VJGVZ/u2e9XW&#10;5rZz3216/wDs86glv4atZpG+X7Q0LEnoCeP6V5EmHQoe4xXefAnWzZadd6ZcNuT7XHtXGcEnr+YF&#10;fP1lZp+ZhhZclSJa+Mlyul/Em6icnZPDHJjscqAT+Yrj/EOire7dTts+Yv3go++tegftMaKobSvF&#10;UB/1itbSY78bl/8AZq888PeIYZh9knO3bn8/8KmUeX3omOOoyo4hziZ0aI67yDRaHOq7gP8AVxEl&#10;vwz/AEravtBiuA01oxVj823+EmsuFWSG4mkTaTJsG4c8daqVTmphh5xrSSR2X7P86ReJNTtgn+ui&#10;V/8AvnArmfifK1p4zuhEercqfqR/Str4F3K/8JlcMGyvllVOOh44rn/i5IZPHF183Adtvb+Jq4qf&#10;+/P0NfirO5W8Ota6lrdqhT5kkDbT7ZrvfiRHH/wjMNrLIo3TRrn156V5v4MIHimzOcHzD/I13/xi&#10;l8vw1aspH/H5GTke9PFe9jIIyqLlkjzzXbN9OuW02LJVmzF7itCxgW2t1g3fMozV6O1j1zS8x48+&#10;H7jHrXP6Vqz3WryRy/LnK7f7pHavUpT5tOqLjbkLWvTGGzVlJDLIDmrVhMZ7ZZm/iTNQ6vbi4sWU&#10;r7imaTcpHpH2h24SM5/Oth/ZF8K6C+t+Otsse61s18+bPck/IP616Rp95banrjaajqy2u1pv948g&#10;flzXM+Dl/wCEc8LXPiS7H766bzF3fki1V+El3rNz4iviI2kkmy8jH7qyHvn0ArxsVF1uaS2Wxi17&#10;STl2NX4oWJ1rXbW3lm22sEZe5OPujP8AXOK53xBetJYxw2cSxqv7uxtg3Qep/Ct3xbqOm6dYtbG4&#10;83ZNvurgn/XSHjaPb/CuX02UXd4b6cDzC2AP7i+la4OlKUUpbI6YJqncbrd3HD4UwbSSRlY+aw6h&#10;s9a6n9nwrNd38yHm3iy3/AhgVhRxE3N/obH5byEtDn19K6b9n6zjs/Ct7ckbppLrymkx1Veg/Onj&#10;rU8PKJnKVoNDPFc0Eniu6kRvuworexGa5PV7v7Ldx3Hv/Wr+sapFda7fXnmLt858svoDWXonhrxR&#10;4+WbxBE0NppUWRDJOPmkx3Ht7100rUcNHm2SQ4+7BXNSO3j1C5gt3Hy+Zu49uayfHjMde3NJlVhX&#10;aPTOc/yrU8PWt9qI+0WeqQRxwlk8wwlt/biu2T4LeEPFvwg1Dxna3142rQxhxN9o+UMB0C4AxWNT&#10;EU6dS79PmLmipann/hHENqzGPd9oyldhPdSprnhnYeJY2Q49cdK5XQggsbYZ2r5Y3HPtzW9pzm/P&#10;hm4jfc9vfskg/wBkg8/pWWKjy1E/IJJbnQ6/5tl4gt5tJdY5/LZnVlyr/UVf0TxJaTXxS0P2S+Vf&#10;9XI2EkGemPT9ap+IUQ69bun3hA2735Fcn8TbiWyFjeQkqwmZd68Ecf415dFqtKNOXVHPHWVjvPHG&#10;vWWt6DLY3CPbXduwlh3cozr2De/viuB8b2dv4h0H7UqHbcQ5+jf/AK6m8PeItSLNpuspukjx5gZe&#10;HUgfMK0LzTo105rODcYzlofl+6fSu2hH6tUjZ6GcnaSueRaTK01v5Up/eQMY2X0xWjpSXFxrdtbx&#10;Rkgtuc+gzUL6HeW3ja5s4YvlulWX6c4NdJeaVBaahb2WlyBZooWMjemR1/OvWqSXNb5nour+7S7m&#10;fd3ur3ltePp5K5kYzN/c5HH5VixRpAnlQfia9C8LaPDJ4BukCqWufNYt3Y9j+lcGirH8uK5qNaNT&#10;milsyaMrqVgiiwvz5q5pzrDeQvn7sgquM7eaZLI0Tqyn7rA1cvei0Yve56n4gUzeFpW/uwh+Pbmp&#10;fC1ybzwraSt1NsB09BiojMt54Q80PjdY53f8Bpnw9aWTwha+bnKhlzx2Y14lH3aUvJnPLSPzPFtV&#10;EcGr6rp0ZbdNesFB7A11Hh7SEuvEtvE8fy2FrllI6k4ArC1SxZvjBNpucp55kbn0Fdp4bEcer6lc&#10;u+NvlgsfTb/jX0tWXLQ06pfidFSXuq3Y6XRstrca9vLY9Kx/H+pzaV5M8BBb7cpwfQH/AOtU3grU&#10;W1fxLNNAf3MNvhffnrWR8TZfNltYz3ld/wBB/jXm04/vmmZU4tVLM7HStTt9XsYdRtT8sgz/ALp7&#10;j860JYxdSWtzj/j3Vx+JIrznwJ4sfSbhdLvObeaT5T/cY/0r0KCRlbY3868vFUvZVD0K0fbU7rdH&#10;lPi+4jtNS1C5kfaFmkOfTmu0+Gmjnwx4EW+vXJmulM8hb3HA/CuH8T6fda/4/TwjEp/0q/ZpvaNT&#10;kn6V6J42vYNJ0hbYELGseWA7KOgr2KmtOnSXXU5MRL3IwOOtWk1/4mWts5VobVTJMnq2Dj+ddTe6&#10;lf2V7cRR2LRxSbj5mPxrD+DGnf2vqV14mlhYTXVxsjDdlAz+uRXp2p6hpNtp50/UxGu3hi3+NRia&#10;iWJUEr20MZPaJ5dqep/bbm3SRl+98y561javpwg8TyadEvy+eAgHbP8A+utTxDcabqGu2gsYcMrH&#10;DbsfLninatBu+I8CeX9543P/AHyP8K3lNxn2907sND3OY2vEFj9neGdR/CFb6gU2wuN8JHc8VqeI&#10;jCuiXVxMufLiLiub0zVYZIVkT/lou5fapwtRVKNu2hWKhGNXTsV/FaD7DGe/ncUlqMWMakfdXNSe&#10;JD5lkrJ822ZScdqiSULGqqvaujmcYodGMZUXc2HgS6tY1wcqoKkdiK6DR7tfEehbJivmrlJP9lhk&#10;CsPT2Roo0McjHADBV/rVi3vG064bUbOB49rBZomX7wz1rw5RlzNeZ4sYyjKxX1G0eZLWC5QK0Fz+&#10;+UdOM81CHji16aOOPassYIPqRWx4uiaXTP7a0va20/vCv8S9z+Fcrq9/9lktr2Nt37zPXqvcV24e&#10;Eqi5r7dDbllPXsWoIvKu7jS2fjAeIeinj+dZeq3f2TyopBkrNjd6U7xDqEml+IbfVoo/MjW2KyKO&#10;pU85/CovEbQ6hYfbLQ/LIA6sK7aUXzq+xvFe6izaxPcaitrbMokaM7S3QmpvGtw+kaB9ihkzK0fl&#10;h/Vj1NVfCt39q8TW5x921LZA9ap+LZ5tb1mSO1kZo7Xlo8feb2+lS4qNa7eg4q0tS14CshaWrTYP&#10;Cqqn1x1qzeXIkuxbqM7eW9PpU2kouneH4zMu1tu5vrWIt1cy3DyW4+aWT7x/hFarZyY5e9J2NK41&#10;GKIqtxcKvZQWqvLrWl2vzS30a5/2q17DR7Bbf7Q1uskki/vJJACT/hXMXdtBGzBIV28hvlFZUa1O&#10;tJxS2M6PLVk12NKTVzNYTLp80c0dxFtZA3X0b6irGj6omgWSQ2WnSTSyLufawA4471i6R4YdUk10&#10;KI41bCxr8u8+v51aGt28LfZ3t1K9NwrWaU48qNOW2m5rS+JvElyGaCKKEHhdkgLD9ayJXkD7pizP&#10;jkt1NaUUkMgDGJHU9woFM1PTkuLFprCRt64IU9qzS5NEVGpFOzRn6e27V7ckY/eV1V0yC3kkdAyh&#10;CxVu+K42xlc38Uj/APPRf5112rPs0u4f/pix/Q1w4yMvaROfGWdSJV0W6h+zzRQyExzZeL/ZPdap&#10;+JdObxDpt9YIf3jaY7oPVk+YVD4Mia/S40+Nv3qr5lvhv4vStjw9GZfEkDTDDIrJJH25BBH5EV0q&#10;UYX7oqS9nUOP0e5ebR4y4+ZVx+VdX8MtVMniW4gl+Xz41O0dyBXH2dtNpct5pcxY/ZruSMFh1w2K&#10;2/CN6ljef2j0aOZNzf7J4Na4iKlTkzoqcs6Nyfxdo+pr8TIbWGL93eKp3BeuMk/zr2fTbaKx063g&#10;cjEKbm9uK4/SbC18SeNYtYjHmR2duY0k9CxGf0FdF4q1hNP0zeud0zeWmO/OP515WIqSqcsbbHK5&#10;aLyPN/ilrr32pSWiP/ruF9kz/U/yqnodsJbeWVB+7jx/KpPEWnO+plxLmaQlpJW5WBR90fU1L4ci&#10;Megyhh8vmECvRp/u6KsXJx9mkiPT7mF9akh1CItDHb7gu77x3ZA/E1FeXZZ2lf5V/lVPzHfW5njb&#10;KrHtI98123gz4bnXbH+0NcixC/8Aq0fIyPXFa1qtLBw9pPW4rqKTZxEtzo+uaXNZTWTJOqEw3CNg&#10;r9faun8HrIZLFpzu326tuXODjjNbnj1PDXhXwzNpWixR+fcK0f7tR8i45P8An1rF8GN5mkafOW+a&#10;K3YMM9MA9fzrz1UlWoupayb0CpLmjojH1mRGn1m8TPmfu4419fmJo8Y6YviTwgl3aP8AvLYLLGcd&#10;wMEflUifZpNPuL28uRHt1KMBtwGfb9avaKIoru+0cfNDDNmNuoZWFaxlyv0MKl42n2OPOpW1lpcV&#10;zfSqm4BVDfxMfaup+HPhHWrmSaKHTZd10u6NmjO1QeQxNcl460jGs6foUQ/5fPNUr1AHIxXaeAvj&#10;RqPhW4XQ/FTtNEDtjuH7j+hFdtanUnQ9zU76klKmj07Svhj4a0zw4dCWxRt0eJJcfMzY+9n19K85&#10;vIdTs/Gdv4Y1sfvrP94s3GJYx0b/AB969g0rV7DW7KO+025WSORcgqaw/iF4HXxJZ/b9ObydSt42&#10;FrcqeQD1U+oNeFRqctb94c8o8x4Xb6m2oeJdW1EsGaS8ZR7gcf0rWtbg2dk9wY/9chO1ei9h/jWT&#10;F4U1bRNZbTLiGTzgzO24feJPX6Zq9fXbCJ7Hfj5gGXHpXu80anLBGj5XZIx7ouz8jqOayL20a/8A&#10;G2h2aFvmuFOF69a2ZCVO1qpeFrf7b8XtGicMUTc3X2616eFjy1vkdNP4kev+JIzLcafZsVHmXIZu&#10;vUc/ypvjfUrmyWOKFsK0Y3cUXqST+OrdTnatq5UE8Vd8R2q3iNbtFuxGNpC16svhOk57wpO0100T&#10;thVUn61u+IxnTfs/eR1X5h7Vl+HbTyJJFEeK0PF0koa2toSw3SjcQfbpV09gZoxRCHTfJU/dVV+t&#10;Y+rA3GpW9qp6da2CzCyG4/eP8qy7MfatYmuP4YwRRHcmRV1yUfblhX+EV518Q0/tHxHp+nMwXDbt&#10;3488V3V9P59/JL/tYritSR7v4gWqDDeUfTpxV21JOyRXtrIBf4UAosQkVhPcqvzSTU68bbZsMDnA&#10;FETRiwkjUf8ALboeua2+yHULdT5gaYYzVaNme6lnboGPNTvJ5W+RR0X5ar253adJOTyzVjE06Ghp&#10;YEl6jf7OaxPEJkl8SWbjnaWZl/rW7pcRhtJLoPn5cL7Vg3jPN4oghDfdtmLj8axqS3CJf+1jDEL1&#10;wKx/FGHdWQev8hV8o4GT3aqeuKzIoxld2W564Fc8X3L1KcYaLw+xU/N5LtWt4NZx4UaCKb5jbP8A&#10;ePQ81h3c10mlXDyfuwsB2+1aHhVoE8Kzbpyq/Y3Ib3xVU5IUjj/Ac4tVxvHz3Thjn3rovGqxyLb6&#10;nGPmKeXL9e1cn4MlhMaTXA/dfafm7cZ612nifSpTZSRRnzAo3Rle9eDiI/7Vzepz80uV2RyjPulU&#10;dhya7rwwyvfTbejRf4VwFok1xKYkQls4xXUW1zdWxDWzlWAxuXrU1KMq0eVGKq8suZkd/C58VSTF&#10;DtWZeccV0OtzyPLb2CxArOfvZ/Ssexvtt4onbdubOG5z71u30CXE9ncZ+WGXd+YxWFSjy2u9kZqo&#10;1q0dBpUY0oR+R8qoPm29CK4H4leJz4k8RzwWco+y28m1THx5jDqfpXT+L9fGhaFJcrIvnMm2Fe7N&#10;XmM8v2S35LNI3RcZYsf61GTUZTlKrPbodWKlHkjCImoaglkixIN0jnEajrXT+EvCy6RH/aF/h7qX&#10;kt/d46Vy+jaNeprYm1oHzo/lWNl+56V6EACteliK3N7kThnGysVDw4J/vCuw8PA2/hK6vi23fvPP&#10;bjFciilpVAH8VdZrU39k/Dhto2tJGBz6tXDVfvxSIjG8WzgYL8y63NqUDblhkSNvoBk1vzQWmoay&#10;rXKvsht96tG2M5Nct4dG/TLmSTkNcOdw7jNdRazgfZNQTHktF5cv49D+FaySjUV/Qf2S9ZaXaaiv&#10;2WGTbIrHy23fe+oPenSeENdhDEQLJz/CwH86gnhe1kyjHb/CwrtfC9wviDT8RlVuIfvRH+Meoq5U&#10;+sSOh53qKTWsn2e5ieOT+6wqjPIPuKa9Q8U+ErfUYzYajDtYDdFMo5X3BryrV9Pv9F1SbTtQX5tx&#10;KP2dc9RRRlFTSZdOz3GnBO5hSPbW9zgyRA7fusOCPpURYEYBpbeR2m2Rgse4rsnHTU2lDQ1LD4me&#10;IPBkSwXdv/aWm5w8c3zNDnvk9RW8mtaPrcMerafodikci7lb7OKw9O04OWe7QbNpBVu9V/CeNJ1K&#10;68MqG8oHzrVm/un+H8K8utRp6yhuc+hqeOLa0g0q38W29nGslrIPOKrgba5nUdWutQgV57gsGPyj&#10;+Vd1facmueEr7SHTO+Fto/DI/lXl9lLI2mWsbn5o1Kt9QcVpl/vXT6M6MPaSafQuW0sofAc8e9Wb&#10;bUpBJ5coyPX0qpb52k5pUyG5FdmKlyvRFTjT5WmjXDBhlTnNCiMZRx79fSqUFzsj27qlMy3UDmPl&#10;tvNcqlCrGz3MJRnS1Wx0uoO76LI4I3G2J3fhXM+H7iSKxja2m29eV+tdHZs154YinEfEln8vucYP&#10;61x/hedjpy7zysjL+tc8ZctGS8y6UrbnQWerXMUd297MZFWEsqtTNL0pdL0eAJHtaQb3+p5qlHGb&#10;7UI7BTnzTh/90EE/yrotWEcdsigfd4X6Uo+7ZR6hiH71jB8QTSJY/Z4GxJMwjj47mtbRrS0k02Lw&#10;9os4ZiVWSRe3q1cy+rG68Sb25t7ZWRf98/xfhXYfDexZL1llXpGGJ75Y9Pyq8bHlojj+6o36s7rw&#10;34f03QtH3CBV3Jlvl5PufeuN+JWvSW3hjUFszsbyWG/tXc+ILlLPTVDPhc4Iz19q8s+IWoJ/Zw0z&#10;rJfTbFHoucn8K8vDQdSpzM5qceeoiroltb3miW+wbW8kfh+Fb3hieVbZdIuhl4d3llem08/41zKX&#10;BtkVYZCu0YBWtDwtq9wNbjnnO4BlQ++fX8K9Knf23ke1RqR9pY3r66jilW1ulJSYED0FbPwu8K2m&#10;mTXPiO5fba225lkk6Z/+tWPrlmLm9sraE/M9yFjUn72e1bfxP1KDw34cs/DEE2N2PPjjXlyTjb+N&#10;TiPekoLqTiofvvU5PxVrUmsazceMbtWbzJWis4vRAeAPc1mm7fTbOeaaNWvLhVSSXP8AqR/cHuPW&#10;tjVdGl0fTI31eBP7TuADZ227K2yY6kf3vX0rCvIIoNIa1DZdTlfV2/qTW0Y2p8pFaMac7Ldk/gDw&#10;3q/jTVG8O6JbedcyLv2k8KP7xPYV6d4hvNP/AGZPBktlazxX/ibVciSZfuwrjr9AaufDSz0v9nfw&#10;GfEXiKxEmu6tD500bSBTBD1VPz/WvH/G+vax4xv7nxJrDtJeahKI4kPPlqxAVRj61tTg+WzFJxws&#10;U/ts0vDSX/iOOXxJrMnmSNGW3N3Y9K0bW5ju4l08oGW3TDsehYknFXte8J6n4J8E2VtJuSSZVREa&#10;MqWbHLfQVjXMyaDpSxg/vpmwPUse9cNdKXure5niOZSS69TN8azWS2raukLSfZ2Ecqr3TH3h9OlV&#10;L3T9QXSYdU0OQXli+Nq+YPMQf19K6rTvhr4jl05cQLJHM3C7ic57dKqaV8PPHXgbxA2s6bobS6TJ&#10;Hi8sx8wI/vKvr+FdMXH2ajI6aNOpJpTiO8KSQad4Tk1SORVuJVyo/iQDIwf89qw9K068gtpPGkrl&#10;fLuMbjyGjzz+tHii7vLK/ubDTSDDIrbmKn5cnPI7Guy8MSaHL4FSESiSEW5WbdgknHNOtU9hSTWt&#10;/wABYyXsaSgurOF8dwTC6h1i2j861Zd0m1sfL/XFcnqj3Op37WNlqcojhjz8sh+bIz+Vdv4ani1i&#10;C60WVuEUm1RuyGsHQvDNpZrdRSvuuo7kq3zZwuMit8PyuSuY4f3pcr6HW+FdMGpfBuyvjOzC3usS&#10;bz905xn6dKo69pUeo2a3tnGDNDzHt43DuK2PhhCZ/g/4gs1dv9HuZGUL1XB61z3h2++zOllNKzRy&#10;Bvvc7SDXFiFJScl0Z14nWMZeRFZXAtdQjgkkVJDw0bMOvpW3IIruHcG7dqw9aXQ7XWPJ1y2aZZ23&#10;xtt+5j6Uv2SbTD9u8L6h50C8yWLyZB+hPIOO1dVPllFNdTzZPllsSTIYbzYx+8KseDrkwT3GlzdV&#10;bcv0qvd3cOqWCataDlTiRccj61QN7LZ6pDqkIOA22T5uCprlqU3rEcl7SNi59hFl4kmtbUtH50iv&#10;GVbB9yP51b8UPexILCS6EjMnySSICyfjWhdW9tNJDqyD95GwKkd1rK8S3C3WrN5bZVeAaqjPmo+e&#10;xtSrSWHsVQu2NVZt3y8mu1+BmrSN4d1nw5cvua3uPNhX/Zb/AOvXGFAV2gVe8DawdB8YRr/DfQm3&#10;k579Qa6K0U8K0zhvzSZd+JmnR2uvWesj/lsphb+dUdVght7LR5WO13vg2fY10Hxb0WXUvDP2q2Vv&#10;Ms5fNG0ZIHesXxbcWp0DT7yNhujkiMeffFcWEfPRUn00NsPJSoszTbNf/Ga0gUAqkO913dTXSfGL&#10;WZrHw/HYQtt+2TLG/wDunHH41j+HEju/i6920Ss0cG1do+6MdTUXxXL6xqVw7o3l6e0SQ7uB5n3y&#10;2KVRc2Ign0Rzv3po9L+HWhwz+EIJXk/1VuApAx2rntP1FrXxNcQAcT2zf1H+fpXWfC6fzvAEbMFU&#10;+Sd2Poea4pQD4llnRN3l2zZYdBk9P1rlcU23/XQqK/eGD8Qb5YtPkDnhvvZr0jwtA1p8JNJQrtP2&#10;cH88mvI/iTdZtZFI+UFV/M17IoFl8NNPjIx5dqv/AKDXVi/4a82dGK+Feh4lrtw//CQ6lIjfekVP&#10;wrr/AIV3DhZoZJOI/n2+hIrhblvO1G8u2bO+8bjPTHFdh8JxJi8unU4dcLn60YyP+z6nLUjaizQ8&#10;cedb6UupRPnfNskDDr6U/T79dVv9FuE2/uo3DKD9Ks+L7M3nhFto/wBXIJGx6ZrD8ByEaj5Urf6s&#10;kx+wOP8ACuLDe/h79rhT/gJod8TpWXT1IDbWvlB/OnWCi6nsQScKhb8hTfiVH51rDCqt/wAfin5V&#10;9DTvCi/aHe6MZXy12L7c11qMZUou+wbwj5MueIr4WOmllYhpDsXHXniuf1e1XUJre1DSfNIkY2j1&#10;Iq1rl59s8T29g5JhjjMjL6nt+taOhWlvf+J7NBEP3RabdnjgVvGKp0W5HRGUqdO1tyx8Q9VXS4Yb&#10;aOYqsEYTj6Vb0WNE+HEnmBlUqXX1HvXO+Nma91MkS5WRvmBX35xXTaPLC3gG6BO5NrCPrwK82ouW&#10;lH1OfYx9PiM72JYk7Zo2z+NdF4v48O3IPcD+YrltPuZrWOGT5vlVThq6TV7tNW8KT3EY/wCWedvo&#10;QavGxksRTn0Kg/3kfU5Pw1qTWd41u+NsnC89K6GCUaZqiXattjfIl/SuHNw/zTQt80bbl9xXYWss&#10;OtaYuX+bbg47GurFUueN+jRhiqfs61yr4x+fxAZU5XyV59amgbNspP8Adqhq1957QwOqiSFSkmOv&#10;Bq7DIqwKmedmawrJxwsICrO8YlFpnS7w33c1q6YRJLu6hVNZ0iJJL83Y1cspZEk+y2MRklkGFHp7&#10;1vi/92VtzWpeVOyNbw7rNlo9vcQqCzed8sPrnpii50DTvCtvL4g1VlVpGLvHj7jEngU63tdP8LWT&#10;anqk6eYeWkbscdBU2p6fP4p0Sa+mcF/Lzbxn7q45H1yK5aMo16fLe3mezhafNh0pbo5LVtfvtbkY&#10;vIY7crtWFeOM55p8KeVYquOW5qnDFKLo2lwPmVsMe1XZJFZiFPC8V30afs3orHHXlrylyxtLo6dN&#10;dx58tv3bjHbHWuevIntZvLlXn6V3mnRLH4X2ov3oWY+5rlbmBdWswyY8xR196qr8QSi6aVzHLqVz&#10;UNucT5NE7NC3lsv3fvCm27ZmxWSsC3RPcHODRTbh/lGPWiqNJJXOm+KnwO0nXPA2rfD+O20udtb0&#10;W4tgus2IvLfcRhTLCxAkQNyV4zX84X7fn7KvxC/ZX+Md94T+JHwk/wCETmkmL6fJpPmSaTqEXeS2&#10;aQlkBPOzc23O04xz/SVovihvEXieMeVt2xsdzNuY5P6V4v8A8FGv2DPgX+294D03RPivp11DqWnT&#10;Oui65p8xWeyMg+bj7rqSASrA5x261OV4ytg6yhV1uctOpKjVtM/mnhffwcN+lb3gL4heNfhd4rs/&#10;G/w88T32j6vp8wks7/T7ho5I2+o7eoPBHB616N+3F+xf8Rf2Ifjhf/CjxlP/AGjZriTSdehtXSG+&#10;hfkEHGA46MoJ2nvivHUGB0/75bIr7KMo1Kd4u6Z6CtJXWx+0/wDwTZ/4OQPBN9pWm/CD9ufTzpN8&#10;my3t/HGnwlrWYYAU3MSgtE3q65XvhRmv0L8Q+LPBHxN8KReL/h14p03XNMvQxsdQ0u8SeGbPzDDK&#10;SDX8qIRj91v06V7R+yR+3v8AtJfsXeJodX+Enjab+zPPWS+8N6g5lsLsZ5DRHhWP99cMPevFxWSU&#10;5TdWi7M56mHv70Gf0t+CPDsfhbRM3ShrmZd91J/7L+FamjDNh9pf70zF2/HpXw5+y3/wXb/ZO/aH&#10;8DTf8LD1L/hBNesLPzdYsNSYvDIowGaCRR84yeVI3AZ7DNfa3hLxZ4Y8X+DLLxd4P1601PS7yyWa&#10;yvrOYSRTRlchgy8EV8ziMPXpu1RO9zz6kakZe8Zt3LHe+KLi7XP7iNYVz2Pc1hpaal4r8WXj2Uav&#10;BpEO0Kx+9IwBOPerA1X+zdAvNfuWyzNJIMdz2FQ/Ai/nuJdQ+1D99cZlcFe5PFdXNKnRc10saQi+&#10;VngP/BTT4qeO/hl+wj8QviR8I9XuLHXdM02L7LfWUoSa0zcxI7g9tqMxr8Gf2kP2nfiR+1T4k0fx&#10;t8WjZ3Guabokem3Or28BSXUEjd2SSbnb5gD7cgAEDoTk1+xP/Bcf4j/En4U/sheJLXwNDD9k8Qax&#10;DpniBprVZhHaSq5bAYEKWYKu7GRnjkgj8MsEHJH4Gvp8sjGVHn01O3Cx91scoPYUHIG7tnmg5XoP&#10;rR97hfunrXpnSAADbcZz0r9lv+De/wAdnxT+ynrHgN73974f8VzFVkZsJFLEjjn/AHg/A71+NSIB&#10;yTyOK/Tf/g3H1W8iv/ixowuJvJEOjzxxbjtV83gY47Ejbz3wK4swjzYZvsZ1v4bP1ohsiF/4+dzd&#10;htra8B3w0TUbiS82+TI0bfK3Uhv8M1yuj3dw8G15GZlPy1qXEpstvmybt3QdxXzlSHtFqeenUjqj&#10;3D406Vaar8LVktLlZUs2jljf15C/yavn2Ilb9YovlYsefauns/FuuW2k3GiQ6k0lndQtHJBIcrgj&#10;t6EH+Vc5YWFy+uM0ifKMlfelFbI6qteGIldKxv6drMUIW3nf5sfKT29qoTOTApZ/mkZnPHv0qtqU&#10;bSTtAi8nC/jVm6WTzjGCP3cY+ZuMf5zWNaMYysupz0aSpVHNG98ElaOaW63fM7SMD6ciue+LNyi+&#10;NbhgT8yqenfJz+tdf8O8QzrEQOLdj8q9eRXFfF0KPGUmzGBEN2D0O5q5KD5sdJ+Qoy5p8xU8Eyeb&#10;4rswF+VZMsfwNehfFv59FtrcbvmnWuA8DxBdRhn2Hc8u0eteh/Edy1nZ2+7955gLfLnK1WJ/36A5&#10;fxUcrb3MWkvCWOGOAy+orP8AE+gjT9ah1uzP7qaRRMAOh/vVm6tq4n1rzlf92h2KtdLol4NSsm02&#10;6OSP9S3X6V3VP3dRTRUvcndFOQB4iuc5WszSLN9Vlt/DqZ/fXBEv+4DnFac8Mtm7Ws3DKvyn+9T/&#10;AAc1va3OoeISNy2i+XHjvIe1ayqfu+ZA5fu3YPibqxjih0mykKwWi8hejMOn5VqfD28m0PwbLGUE&#10;d1eIN8q/eVTyTXP3GnPqs0NrKDJufdJ785rotfiGleHftkcahmhYbV7AcCuCulCEaPfcqMVyxXU5&#10;nUZhqd5NcSf8e8LbYB/e45b881BodwGuJAp6MDQ10BYLFIpZdn8PY0ujwRwuzxyKwYZzXo048sUj&#10;qre7BRSNbVj5V7Z3inb8+zd9eK7bwtG/hPwDdyzP/q2kl5XG3C9Pzrlf7PfVWt7SNNzM6ke2DnNb&#10;Xjh5/wDhXi+HdKJa81PZEqs2SS5G4/QCvOzB80ox+84qhw/gHQrn4i3y23zrYxTs+oTD/loSc7B/&#10;Wug+J/jGCwgPgnQljit0jEbCLt6jitiK3svhT4Gh8OaUFkvHXCgHkuRy/wBBXmevxPHqjBnLs2Cz&#10;d2Yjk/nTpt4upzy+GOiX6jj+8lrsdh4YUWHhPdEmCkbsOPavS/h1qEVl+z5qt3Kfl+x5+uR/jXl9&#10;/cS6V4Ixj52j8v8AE8V2Phm6a1/Z6ms5jn7Q6xKvoBzj9DWGIp80E/7xPn5nEWsgFksjKF3KSV9K&#10;2fhxcxTa5FbSspWJS0X1H/665++Jg00gnB8v862PBu23e2liAybjG9hjqRzXTjrSp/I0l/DZ2GsH&#10;/ioSxcY+yrtX0+auZ8fWcepSaXYyN/rL4Bvpg5rd1K5dvF0lqR0tQfqM9ae/hGXxDf2l8Nyizcup&#10;/hJxivBjL2NRSfY4+blmYPj3TL5oItU0K0ZrqH5VVWwDH1INTeGfES3dovmfdYYZT/A3pXcDTtL0&#10;S2a+1CUNsBJLkACvJdT8Q2+nePJI0XyrHUMG1+cYVu9dmBlLEU3TfTUduaNkb2seGLeDWrfX7WVU&#10;jU7Zt3RAf4s+lYN3YrY67q1ymoLeYt8Rzp91sjoMGustpkvNOl0ycbi0bBc9x6V534Y1Kaz0/UNM&#10;uo/KuoLpmCv/AHc8V2UfayvrsVT5tkejeG7EW3hy1szFt/0cB0bsSOa8q1CMWt/Pbd45mX8jXU6b&#10;8QPEdksd5q9ss9rIcCWNMAeoqzo/wp1Xx34kfULZvs+n3D+b5zLztOM4HrWOFUqFSTqbM3ivZt36&#10;nNeHfD2r+KLj7Jo9o8rfxY7V1cv7P3iqK0W7uriHduH7sN1r1fQNB8LfD+yTSdKiRXP8THLufUmo&#10;dR8Racjk3+qwpjnDSgYpzxlSUrQWhnKXY42w8N+ItO0b+ztR01ZIxGVzHJnj3FUPhrKi6E1ln5re&#10;4dTz0yc13dvq2mamjRWN7HLuQ8xuDXD+D7aKx1HVNOj/AILrIP16Vzxj7sn3OeV3FnD3mjQn4tat&#10;qh5CRIF46Eio5tTjtbbUoUl/eTXAXhuQu0Vet51uNZ1XWJOkl4VVj/dXinab8OIfGccl3YuLRkm3&#10;NeySbBg4+XH8XrXtc3LTjzvsbxac1c0PhSI4jfTY+7Go3VlfEUk3NrIx42tgflXY+D/glpum2d0s&#10;njeQ3UjACaB9oxjocnFcx8T/AAT4n8PsupXMy3lhGu3zojuKc9TXPGcJVm4s19323MnocxZyAX8I&#10;A/5bL/MV69Onl7ZMdf8ACvHbORDcRzKcqGVs+2a9Y8SavDpPhibVJG4WH5f94jiuTMIuVSCNPayp&#10;1E+jMPwhZwav4/1bxTIvzWy/ZY2Ht1NZfxQ1cXjfYf8An4baPYA103hWxGgeCkMp/fSqZJmPUu3J&#10;rzfxtdtda3Gin5Y1JZvcnpXZg1zVXJ9NDllLnrNnonwU8maISRR7VWQ/gf8AIo+Lt/5Us1vEPnkY&#10;JGPc1H8DHjt9LnmZv+Xkk/8AfPSqXxBugdbkvbpvufMufXHFZ04c2NbfclxvJnOacsc3imGIru8n&#10;bvb0UYOK3r7R7vWPGMGraTNtS3j/AHh253NngD14rA8C6Zd6vqt1e3JYQtjd82M/4D2r2DwPp40o&#10;HUWt9rLHi3Hp7mt62tbTtY7PbOnS5I+phQ+D/EviG3mtCpMMseG3JtAH1NWrX4WafpaIt3fWEC7c&#10;RsZNzHnjj0qPxH4w8SKJI7G/8mDkSW6/MpPfaeoz7Gsm01+C/n8i4k2zEfdc/wAs1glyr3TGdSU3&#10;dso+OdPg06BoIPL85pAg8v5g3PX6UeEfCV5rsm6O2/dr/wAtJON9Zc7nW9TaXzpHX7T5ar2SNeuB&#10;7nvW/rfxDuvC2nRaZpJVWb5IVVeV98+taLmmlBEcz2T0NW70saRFm+uLeBV4AaQZJ/CqdvqNhdll&#10;hnViv3q4/wC0ahdSsVkae4dsySMcqvuTSpZD7LDcT3cjvM/lkxtjGT2pVKNOMd9diHKJ2drqEWnv&#10;5RkVraTIdPTNcH480+60K7FvaGWSPzPMg3Y27M9AfWt7V9MtbS5t4beP5eS2WqPVprS80ltIv5VX&#10;y18y3kf+EDrzVUYum+ZddzSK5aitszLml/tXRbfUlTJRdkmf0rLs7l44ZtLG0rH88fsD2/OrnhGd&#10;Gkl0eTDRy5ZG9Dniq9jpupL4tktJIFEfl4y38Y7H+ddkJKMndlbXgxvg27eC+vLsDDW9rt69CccV&#10;b0rTb+4eaMx/6Qv73zB3z2+tPsdJ+zajJoyxhftV4Hb3UYP866h4bfT5JXUfPK23/wCvXHiavNUU&#10;V1BL2tTl8vyMQXr6vbNpU7GGcLjI/iqhdQx2MsdrF/Dy7HqTWlqtktx+/g/dzR8qy/xVTuf+Jpbt&#10;Mi7bqNf3i/3x61MZVKa5JdSMPLkqcs9jd09t1lGxGPl6elYFlpkmq6xJYlNscTMZWPQc9K2dGuFO&#10;mrK3AyetVvFt8NE0VrOyKi4vn+UZ5Cn7xNc+F541JJdTLDc0ZtIyfEevC4uP7O0s7beDCrt6MfWs&#10;vk8FOtCoIlCKuffHWnZFetGNtEd6jyou6JevHN9gnbK9Y2P8q2YZBE+4/dK4OK5qMbp1Kkhgeq1u&#10;/aoUj+eVdyrkjdTa0OerG0rmLHcIdWeNB8izDYfxrsNawNFuf+uJ/lXDr53nvO0W358p8vWu51FT&#10;caDId33rc/yrzsd7tSHqZYjeBynhjVf7I8RW9wE+821h+teoXGm2CBtbtYAkzRj5l6815CX8qSOf&#10;H+rdXzXsGlP9q8ORyZ3brfO5e/FLGe61JGmK0al3PLde+0L4xvdPkbIkXzVHqSM5pNFk8u8ewkfb&#10;9oXYuf7w5FT+Ok+xeO9PvBwtxHtZvXFWNH8Nzal4ihkZG8lZt6/7RBzXT7T3fkOnJezal2PUPBcP&#10;9n+G1ufLPmSqEX1LHjP61mfELVI7XUI5JmxBZpliW7+ldDYyRPH5zkLDYqztjoWK5/QV45421i+8&#10;a6zNY2XmNH5+PLh53HPt+VcGHp+2q3lsZRjzbk+seLU1S4aKyi2xyyDcx6t6V1Dad/ZunNZgH7pO&#10;PrUfw1+HehW+qB9dnaXEe+1jkGFJA5B9x6VreJEAldV/uVrKvTlWUIbIKkoKyic/4D8Px654nke8&#10;X/RYSWmkbvz938/0rW8c/GqCzmk0HQLBv3DbGkfheO2BUXw8j8oXwQ8NMrHn2NcDroNx4nu0Xndd&#10;N/OplCOMxkoz2jsjSnFVJam3JrOqa5Gt1qk6sWHCqvAHpVzwjevDa3dsx/1MbbPYEdf0rNJjt4T2&#10;VVqDwpqBWLVLiaM7ioVfm6DOa9CvSUaKhFbBKPuaFnV0ibwtAlySBda0qt+HGfyrctPD0nhjVY4T&#10;cK8M0RWM4wxIOefwP6VgeMG8jwno8TJiSWbzOvc9/wAq72yjh1vwrBqM6hpkhjlVvRuAf5151aUq&#10;fK+jbRjWu6Jxup6U+pfEywdV+S3s3dj1xisv4i2sNhDcyMq4kjzHuXqfSum8ON9q8WapcMf9Tb7A&#10;w9+1ZfxOtUudKhjA+ZpgOn4134etKNZJ7WHRlKVkHwc+Jd/4FeOw1YST2MiruZeWhP07j+Ve8aPr&#10;2na7aR3umXSyxuuQwr5l02RobmE7Sx8xfu969I8PeItU8LSfbNNs/Os1RXuoY87lJ/iHpiuPH0Yy&#10;nzLRm9ZRjLQ674jeC7jVIV1jRAouoeSv99e615HeWrG4uCwKyI53KwwVPpXu3h7xTpPiKBZLK6WT&#10;cPlx39vrXL/FD4YNre7X/D3y3fl4lhHAmGO/+1WeDxMqNRRmFHljL3jx+cgvuPpSfDG3+0fGO33H&#10;/V2rEbs9eelIUcboZRtkRsMrdVIPSrnwSspLr4pXV8zNtgt+nYV9ZhFzVEzqp/FoekW0dvceN7i4&#10;jGWhtwGP49K3II1laWafnGR/9asXw1HFP4g1K8SNl/eKnzL7da2C6fYZmQ9WP869I6Cj9g8uVZY1&#10;wrsN34mqXij97q9rCN3yyFulbM4KpBEPVax9W+fxJbjP8DfzrTyA0LxzBp5fP3Y6z9MJt9ImvWPz&#10;OSfrVnXZGGmmJOrYFVtVH2TSI7VTztyaSJZics2W7qTXE2d+j/EacKoKquWb1IrtGcJlnI4jPX6V&#10;5r4ed7nx5LLIQctncq8NQwR6i3+kW0a46tTXmjZpst/y27ewp1g7SmMk/LglvaqLyw/vDEmA1w34&#10;1o5e4T1Jb2eGK1ZmYfNxTbZlj07A+7j0rP1x9xWIP7mr8MRbTkVh9514zWcJFmuv7rSlXG3dztrm&#10;YZnl8bXRYfJHaqF5711epRrHbqp7YrmdOtFuPEOo3CjlWCA+uBXNK/IWtyxczny9qr37Vn6u58lU&#10;+9/eX8K0Lq0kEyRtxurP1RWNsz28n7xZgFPt3rEd0Z/iO2Y6HLhvvAKB6Z7mnJbvpfgq5cvtWKzY&#10;/LyKh8fXzR6JDDEq/vJlVsdxmn+I52sPhpeGUc/Y+D9aqC5UTI5Dw4x/sON2G7duPTrzXpXhvVbe&#10;6061u5m3KyhG3f3hwf5Z/GvL/C0m/Q4Af7vP511PhG/Y2lxp27lXEsft614laLlJmVCpy1Gb/iDT&#10;dKttQWSztUWQj5iox1/rVW2tst98Dccbmqe4Et7cCVh95RyfpVkeHH1KzSVZtm18qv8Ae96Tl7On&#10;ZHLKLrV3ZGDbhj4omti5/c7v6Vv+JNXj0exW4z8zKFjjHdvWua0yeODxRqDzyD5c5JPvVfVdXl1i&#10;5FzO/wAqDbCvZR61NPDyrVk3sg0VKxHq2s3upy/a9QmaRh9xfT2FdL4L8JfZGj8Ta3BuIA8mF+dh&#10;/vVU8AeFbfW5/wC2r4bobdsQo38betdzfxq1oyrj5f7o/SuPH49U5ewo6d2deFo8y55GB418Mvcz&#10;f8JBpMg8wKGZNv3xn+dR29wk8CyxN8rLkflW7prrNb/ZX7E45PSuas7d7G6u7DHyxzbk+h5qqNTn&#10;0Zz4qny6lqwXzLxVB/ix+da3xj1D+zvDUNiP7mSF9hiq3hK0+2arCu3/AJaAt+AzWV8a9TN7efY4&#10;ZOdwjUeuWrWPvYr0MI2jS9WZ3hmMjR445I9rY5HrW5pEXnaVcafK2wKWXOfujrVLT7ZYIFhA+6tX&#10;bEhLmaMAfvId2PU1Vb3kZy7CaJrRS1XTNYl3Kvyx3Q/k3oRXQ+Fr6XT9Q8pJSGOGjZW6+9cXpBEd&#10;zdWTjo+75vf/ACKuRXup6NcLdWZM0afN9nbkr/u/h2rejVtJEnr/AIc8aWGuQNpeqxqzco8noO1c&#10;b8dvDMOn6fa6xBOGVHx74PBBrnbXxOs9xDr2muyndi4jJx+BFdL8R9aj1j4ZzMiqPLTcrZ5HNFSP&#10;LK7CP8RHmEMrvceShPzH5RWtYRIoaGzG6T/lpNt4HtWb4ds7jV7lUtsqzL+8kJ+4vfn1r0DTvD/h&#10;W2slhfUCxTAYxsNoOP1qsRPn0ibVJa2Rzrf2kI9q3SsvvH/hWdqIudM1Wx1uRvlik8qUx90bGePr&#10;iu3j8JaddKq2eptIx/ujOKyPFXgfV10ecvHuT+BlB7c5rl5ZrcxNfRZf37RZ4kWvK7uGKz1W80+F&#10;9yxXkg+mWLY/X9K9C8MX32m2tbot83Abnv0rjtS8JpceLNY2XLQ3AuA47q4I7j+tTgakaNaXMXRl&#10;y1GVIRsjY5qW3G/qM0yeK7sIhFfWuxs7Qy8q30NT6Yokk3HoP1r2P3dSNzri1JXEvLVra2STd8zN&#10;9304p1mDBEzsv3ulNv5muL3YB8qfKP8AGpJXCKEB6Vx06cfb6ClJS0Ou8MRmbwTbOF/1bOvX+HdX&#10;DaFGy2l1Cn3ob2RR+f8A9eu0+GaufCVzAZN6rO2zPbv/ADrltKjaHU9WkKfLHdNIv4jIFcVGMeap&#10;F9zh1jJ2ZteFtNlExv7hPmVcL+Pao/HepvZWeyE/vGG2MHsT3rY0eOWHTY/PH7xl3Nz3PNYl/Y/2&#10;7eXl796KFTFEMfxjqaim/wB5d7IuKc6l30Mjw1osgmUT/NtXzGOPvGu38BytHq14QfkUKWH+1msi&#10;0RbWxXdxtj5/Ktn4c2aRafday8bKbqXcC390f0ox1TmphVkmbPjXWrT7Gs0k6qqEufm6D/GvL9Ru&#10;H1zWV12WLbEseLVXHzAZ5P41qeO/Nu76Oyik2rNJvmHZsHgVX1QBHijVQFWIBQO1KlTVKin1NKMb&#10;K5VBJHNXlKafpUc5chmYkbfpiqsUJJ3Fc/StKDw14h1ue2tLexdFklVVkk+UberEfhTp73Z0RjKT&#10;TXQ6b7UkuhWPidRjySk6se2Dg1r6Qlhrl7cfFDxJF/olqSNLik/jI/j9xWN4as3n8L3Hh+5HmG1e&#10;SL5eQeM4qDXPi9o9iuj2Nvp/nQ6eVZ7KMYVyp+6x7Akc10SpxnJSR60vZRtOR0XhT4ReP/ifqLeL&#10;dRQWNnct+7a7zv8ALOOi+/Xmu18LfAXwDp/i21i3fbpdLxNcTXD7lDY4GOx7+vFea6n+0T8YPHdo&#10;yeHrH7BbtJ5YtdLjy4XbxukPT8MV2D3+qfBj4Ey3eqT51nVpTJMzPuYs3bPsKqKcpKxnBUnJy5fm&#10;cl8e/GFt41+INxpumurWOnbYmKn75Ufd+gNcpoN3Y2/jTTri+tmnitZPOMMYHzMPu/r/ACrO0KGS&#10;O0ku5lCtNIZD/k/nW/4VsNKOi3GvSASXt9N5Vsv/ADzhHBP4mtaklGLfY8X2ntsY530R0Xi7xhcf&#10;ETXI9XujiKzQxQw+Zuwc5J+tc/oeta0PETeKPD+gR6k9ixWKGRSygYOW9Cah8T61a+E9FWKxiUTP&#10;8lvDHj5jnk4rrvgt8XtG+HXh1dJ1Pwq0kjfvJrldu5mP3u1cmGpTnera524WLxFZ1Zmef2vfiJDL&#10;5EfhnT0+bBjaMqfyJqTQf2hfEHjHxYbbWdHWGRrUiHyWwit6kc5NevInwV+LumCOfTrKY3C/xQhZ&#10;AcevqK868Sfs42/w61ObxRocsj2bt/rCN/2dcemenXmuz/Z5xs42Z6v7yLTPMviJ4muG1N9V0ZvL&#10;ktcrKzL/AMfHqDWlb+DdWjutunXMlm+oWfnSafJGdjsVzlPQ9fbmqvjjwDqxntxoVxDqNtdSB2ms&#10;Pm8rv8wH3R710fw38WXEesR+FNdlkW6aULY3E3LW79NpB/hIrSpGm6KsZunGo7TOO1WZfA8Y1JIW&#10;d4tv7tl2sgPUEfSm+JRHYG38a6c5ktb1VFwvHBI4Nep/EfwTa/ELTLzSmijtfEVpDny1Ybbgevv/&#10;AJFeQfD/AFVklvPhh4xtQjKzLDHOMbW9OfzFc8Zac66Hn4nDyoy50d18BwLm98QeErpuLmNpEC/7&#10;QxniuBtDLaX19p0nzPa3LbW9eT/gf0ru/gasmk+P5tEu/luFttplZv8AWRj7pH4H8xXPeL9Gm0vx&#10;hdNcIqrNJJtYLw7B/wDBhU1Iqcml1OqpyywikuhDr4S5s7PWI+RHIpk/3WGDUnjmzj0jXtFk06DH&#10;2qMtcKqfKRu45qHTle70K808jPluwT6YyK6LR7O3+Iel2sK3ey6t7ELAvTDg8j3zUYe9NtS6HNSp&#10;wrXRzmqxrpLtqFvEfs9xlbiMDO1sfeqlpxW6gkQHI8sj9K6KKOaU3FpdQDdC2yZR0rBttKfQ9Vmt&#10;lJ+zzAtBk9PUVrOLOaMJU63JI0/CWoyT2H9mXRxJD8qsf4lxxVR7J4tQl+0P91squaLNZbaGTWIc&#10;DyXHmD1WpfEjxNaR6pbsNs20t34rlS9lWv0l+ZjUi6ctOpWubhFbZD9c1DLJ9ikg1RvvW9wr/riq&#10;tjJqOs6l/ZPhvT3uph/rJAMRxj/aausk+Ft8dGmbVPEQSTyyfKghXZn0yeTWtTma95mn7unGz6nY&#10;XqRalpMgb/VzQHp6Fc15Bqd/JqWj2enhWD2lxlo29N3H6V6p4NvRd+GbVnfeyx7GLd8HGK838U6M&#10;+m/EG6s1I23MYnjZl445xXFg5ctScDloy5ZNGr4HuWk+JGoXBGFhseV29W9c/SqdxenVvCMmt3LL&#10;5lxqE0kmM4wOFH5CorTU4NLu9d1FZSsjWSwqzHuT2qZo4rDwvb2jnKqwDcdSV5rSt/GT72LS9652&#10;nhbX59I+G8dxBIWWS3+asvwhcfbNAvNX5/0ifCg9lFP8LBLz4erbqNqxttXbT9BlRfAskaIq+WzD&#10;jtzWDly+73kKnrUt5nHeK7d9Smjs1Zc3F0v3u4B6V7J4qYWPgW3gdf8AliBj8K8elPmeLdHtTHuV&#10;roFvwr1v4ozeR4atow3UAYH0rev704xOnGaT5fI8KghdoZCP4rp/vfWu98FRCyt/syH+DDe5rkvD&#10;dp50Ks6dJGfn/err/Dn7uZhVY7+AzLEx5cNfuaeu6vBY6L9g2q0lxlQvoPU1ieEEDapNODwoVMen&#10;NQ6oz3OqvEmWZm2r/hVjwjZzWOp6lBP95bxRn1G0VnSoww+F5b6tXOeP8IseL41m1CGBcbluN/4A&#10;1ajhhs4GMahR95vrVfXp1XxIhfdtCHb6biSMVF4pvHtNJKwY8yV1RPfJrOMfeQnFxSZjabFLcpNr&#10;kzZ+0TMIT/sg1r+Dcx3d9qcg+WG2Kqc85JqvqltLFpNhaWw/1cwUkLjPAz/M1auwdC8P3UkTfMyR&#10;78ep5NaSr+0w9rbux1RkqkVcwJdXF3q7+b80e4jHpXWeHJpYPAUyyv8AekZVYc55rz+ORYbi6uwQ&#10;RuyrNXfaAjH4cSzF97SOzf7pyazxkeWnEmokldFOONREqFegx0q7BqaQ6NNpRtzmRW2tnjkdKoRz&#10;o/yg8gfnUyQyyxySxrlY13Pz0FbyjGpSXOZJ9TnYtGvLQma5Kbem3rmrPh2+GkamLGWT93Ofl3Vo&#10;XeyWD5eeMqRWVf2zTabJceWfMh/eR/UV1uMZ03Fl1P30bMm8Yo2laol/kGOdsNjse9arCGSzDr/d&#10;BDLUQitPFnhyOaRvmC53decdKydM1aWzsjpNyrNOrbI02n5h2rz60XU5V2ZxR5p2j2ZfRpnm8peW&#10;b7pH6V1fh/SotB077ZqDhZWXdIzH7vtUHhLw9FpVt/aWotuuJF3Nu+7GPSqWta3/AG5dNbQN/osL&#10;4yP+WjVx4vEvET5IfCj1JctCnzz+SMvx5c3Or2lvqMjt9naRvJi7YBHJrW8F+Lfs9tbQ3cmV4jk3&#10;dx/Cf6VX8YQZ8IWc4H3ZGHT1rm4BM+nqYZdrZrppwjFxitgo1pU8UnL7SOi8ZWKaZrUl7aFWjZBu&#10;C9VJ71k5ZImJ6nirkV/DqdrvI/fRrtlV16j1xWb56xRrYzu3mxn+Lo6+or0pK1PQ9DEYdTtJHfab&#10;tl8ORKB963x+lcZp8/k3DQM2NzELXY+H3EuiW+OnlY/nXn+pTtb3zbD92Q/zrKXQwrrmgiz4g0pJ&#10;4WvIVwyj5h/erKtFGcnrXSW80dzbLIBuVhWLeWMljebQv7tj8p9am2pyU5e9ZlW7O1V5oqPUmOVA&#10;oo5b6m0viNv4XX4Otxy+W2ZIwv05JNdJ8RpMWlk2zdtulb6YFYXgWzTSvE7QbvlaZ0jG3pgCt74h&#10;Lus7fGceb/Ccdq5aj5sWmjhrS5q1zkfiV+zn8GP2lPhrffDr42eANO1/TbuHiO8t1aSFiPvxv96N&#10;x2ZSDX4G/wDBQr/gln8df2IvEFx4tPhyTV/AF7fSLpHiLT1MiQLk7YZ/4onA4y3ytjINf0WeHoyt&#10;k+V/hH8q5rxToPh3xn8LbvwN4u0eDUNN1ORrS6tbqMMrx5wQQfYmujC5hXweItHVNl0a0qcm+h/K&#10;xHkHow46MakIJXivs3/gov8A8Ef/AItfsyeJ9U+IHwR0e+8UeAWuGdZLGMy3GmqT9yWNRkqM/fAI&#10;x1xXxggmjPl3IKsOGVlxg+lfZUq1OtG8GenCUZq6HRl45N6MwPUYPT6V71+x/wD8FHv2qP2K9SEP&#10;wu8fXF1oErH7b4V1eRprGYHrtUn903J5TFeDbl9aAzZ+WnUp06qtNXG4xkrM/b39ln/gtP8As9/t&#10;TaHpvw28dMngbxRJIFmtdUugLO6xz+6nYADJ/hbB9N1fZfwg1+xbxdA1neRzQ3VswjaGQMrY6cjq&#10;OvNfy8d8lcemK+lf2Ev+CoHx+/Yi8XWctpqE3iTwstwHuvDupXBYIvfyHOTEfp8pPVTXkYzKlKjJ&#10;UvuMJUfd90++/wDg4Q/aW8RfB/wtb/A5Ph9p+qaH8QtMuo9Rvr1mEltNDJE0TxYPDq2G5BBwBX4x&#10;hQRjNfoP/wAFhf8AgqJ+z1+378LvB/h/4TfDjVrfV7O4a/1S61ZlRtOkIKGCPbkTBhyW4HC8ZyK/&#10;PjJB2gV1ZXTlSwkYyVmaUY8sLMBvQ7gCacxAOMYz3xSAENnawHfmob67Wyt2mHPZVx1NegaEpwgO&#10;5v1r0f8AZW+P3xC+APxp8P8AinwP401LTbX/AISCxm1a1sbpljvIY5fmjkQHa42M4wwP3q8itbe6&#10;1aUzzyfIp+n4CrUFqLKVbiDcrxtmNlY8H1/lUyjzxcX1Bq6sf1faP4c0BPC9v4ihkkbzbdZlfd1B&#10;GRxWHrzm7t/tETHah49a/P3/AIIu/wDBW3Wfj5oY/Y//AGidXWTxRY2GPCeuSBU/tOCJebeTpmZV&#10;GQwGXAbOSPm/QYxLJpTYP3a+RqU6lCq4T/pHDZ05anReB/A0vi3wpcap4fJbULVv9It2PEy+o9G/&#10;nWSrq0jZXZJGxR1IwysOxrsP2Z9Z+ya/caQx+W4hz+Iz/jVf41aIul+N7i9sYdi3AEu3bgM38R+p&#10;4px+KxtWw8ZUVWhucxYW5n1bMrbed31xUGuyTbpjC+3dMBu/GpIJSQJoTjv9Kq6hcmcwW53B1mZ5&#10;fl4PGBisp05OqmYUJqT5Wdl8MbqS/v5LiZvmSErtUcdRzXP/ABY8J3Vxqsut6Z8zx586H+8uTyPe&#10;uh+EDR3CXl0pY7ZAlVvEeuQw6+1sx3qy5+77mvNhKUcfJxOas5U5e4cl4dlH9o2ohBwrjt0rtfiv&#10;dvY6JHcBufKUA+hLD/Gsd9HtotSj1KzTCs2JFB7eorS+NJSPQIxkhXRVxt9HWtsRONTF02io1FUa&#10;Z5izA8GtzwxctP8Aut+1o+n9K593JbJPetbwixXUie3ln+lepKKludXxHW6lJa6host1cja1uud3&#10;uBxWdbRf2Z4dtdHlZfOZvPutvdj0/IVDrl7d2ltttBu84hCm3OcmtLXdOW6hj1PTXEk0aASj+/x/&#10;OuXWnJJ7GL92VivpkpjvPNLfdRs/LmrvxOneHw9HabvmZYx8vvzWb4aulvr/AMqBtrN8jRv9Rmp/&#10;itegyQWirnfdgKR/sis6ivjoo2o+9VSMK5VVsjjstQaLJsusH+JamnJaxYk9qq6W6i6jH4V6SsdW&#10;JaO+8N3FvYWz6tdzKqQ25yzNjG7jI98ZrSstU0xLef4h3xAt44CljG391c/Mo964/wAKeHLvxZ4i&#10;fTbvUZGso4wzRqowcHoa2vFltFfa+fDVj8tjp9qqrHGehPNeTi4RniOW/qefPWVjGj1u48Rztrt1&#10;964+ZV3fdXsKzr6zFz4mt0I42hj+GTVrRI1hSO2xjYdpGKmWGL/hIfMl+6sOB7fN1/Ku6oo06Pum&#10;kYrYh+IF55UOm6e38cm+TB7AV3epwfZvhFp9ugZRJKxx6fKw/rXnnjy/tL3U4DAPuxnG5fcV6F48&#10;Bt/Bmi2j3TN+5VsKvUkg8/hXBV+GkvMlxskcD4jnEViBnn6+nFbXhyU/2XFM43PGyv8AXgH+VVE8&#10;Ial4xvI7CzG2Mf66TGce1altpQ8P3U+hNIzfZwoy3ptFVjKlOT5E9UVzJ+6db4Z06213VZPEdyel&#10;vHEqr0Pc1rax4s0Xw+y2k0yiRkJWNewHUn0Fcj4V8UxR2zeG7WTbNHH5sjBcfKTjr+FYfizUYL+5&#10;80AssKlN39/2FeOsNKviHGWyObl5pak3jjxxNqcTXrSbbeNiqBs/OfavM9cluPEM5ubqVgy48jb/&#10;AMs/Suo8Zaa0WnWVzczH94rOsK/dXgf/AF65jqcGvoMLGnRorkOmnCKimdj8MvGT61bfZLvcLyz4&#10;k3H7wqH4x2Edjc2PiyxQKJpPLutvfPf865XTL648Oa3Hq2nj/WMFnj/vA16ZrmnW/iTwbc2cqZwv&#10;mx46rxnilU/dV41FszOrF0ayfQsfCLQH1nw08OqQKtr5pctKOCh9M+vNdV4j+LGieFbT+zfD2nyS&#10;bI/lKR4VQO4z1rkfCnjy119bfw5YyjyrezG5YxhSwxkfpUfxtWTTZrDVrM7Wx8u3oeORj0ry52+t&#10;8jW5N71NTL8UeOvE2qWX9q6fO32eTiSaMncjdwR2ripby5l3Ca4kfe2W3SZzW3puoSW6trOjR/d4&#10;vbFuVK+oH93+VV9d0CBrX/hIdALNZyH97GfvQMe30969Ci6dN8rVjSMYxZ23w+ijudESXJWSPbtk&#10;VsEDHT6VJ4QDwanrE08qeX9qK+azdxz/ACNYfgnxRFY6O1jbwyXFy64jihXdg47+lSXVnf2yz3+s&#10;Tk/Ln7LH93eRgZ9a5Y06ntZpvRnPU+Joz76eGGOPTLKL7Q0bsWxlQ+W+8a6PwHcQ6ja3D3lupeNi&#10;Nu75VxWJb2tvbFnVMM33m9ab4G8VWWly6lZ3y7dzMYZG6Hjoa761FOg11FrJaHci6jOibrd0Yqvf&#10;kbq5yx8X6zJcSadq1uvks2yaH7ysMcGtDwykv/CHw3UxO64bexYevpXnem+JL2212+t5J93l3zEZ&#10;7DPT6GubDU7xkhU4txdjU13wNNpJk1bRYmksy+ZIF5aHv+Irp/EMEviGz0jSoVVo5CstxtPG1AP5&#10;k1Z8P6hDc2qnAaKZdrVF4QHlapdWk0P+oHlqc/dUdqzrc0mm/slOpKUbPoS+NdUistPFuu1Qo6Zr&#10;F0XwZp/iLw3EmoTeS9xN5rXATcUBP+FZ/wAWtUeOz24bMr8+3NdJa6pZnwrHe2ko8v7LtUejBcY/&#10;Oqqc9LDxcd29TrwNJTi2ybwV4bu/DOh6hb6bci6WK6LxzEY3LtFcr8QtRlkjmur5NrbV2KOcnsK9&#10;G0O3Ok/DrMi/vJIQW9ya8p+Il28960AHEcgH6ZrbBSlKq7mFNOVa3cPCPivUbcf2ba2caMw3G4du&#10;MAelb1x8RPEepWz6f/aslz91VisIMEDHQmuV8G+GrrxFfeZ5jR2cOROyt8z5H3R7V7R4N8MaLoPh&#10;yTxFPabY7eM+Sq4wcdz3NbVeSNSy3OqUqUNErs86ns7mKFJ5/D+rJlc5WTqPoawvFmpLoRivdNup&#10;tqnbNHcKQ6nHBHtXXa58RL++u5BZwq6qM75Dhfwrltf8WJrVtJp2q2EM8bKcMowwPtRRjLmTtoYa&#10;ymtBmheIHlitkgkCt5bO77ugPWqN7qNzq+pNdlW8iFtiFu5xUPhfQ5I7Nr1EYbNyLGXBwKvaZbyN&#10;b3dvcW7Lh1kjJ9hjFdnLTjflGlGNTU63T4YbTRo44owP3OT7nFUdEsDd22m2c8jR7pjJu78HI/St&#10;HTGWfTIzj70YqvCzHXI44ztWLPl7e3ymvBpy5q1n3PPi/wB40+51WpeFLOfUo4jPNkxkL05/Ss3x&#10;P8MUZo5JWuNuzHy4/wAK6a5cNqenzMeCxGfXir3icmWRdo49j7V9FhYw5oxsdnM4yVjy9PBVro8y&#10;vbvcLsbIU9P5VrKq2Mz3UY3OyqPn+la2p8IQRWXfxhImbPYdunFfYYPK8BWtzwQTlKTuzlda12fT&#10;tS/tG3tY9yqRtOdv1qjL8RdWvLjz5bK3B/ujd/jSeJWBdz/tVhQ9a+zwvCuQypqboq/zMuZxldG8&#10;/iy/uomjMEa7hjcueP1psep3BMcoxvj43DvWfb8rzVqMfL07063C+RS3or8TWKjK10a1v4juE2hr&#10;aFlXnaVOD+tQ6mra1qf9p3TYbywqqv3VHtVeD6VaH3q8+XDeS078tFL7zso04ReiI7PwtFfSkyan&#10;cqvZVC/4VuaZ8MtLf/XapeMG/wB3j9Kh0Xl66zS/uCvAzHLcFR0hBI9ahh6U17yKenfDfQ7T5o7q&#10;6b/f2n+laDeDvD7R7Z7TduXDfIP8K0bfhVpXJZeRXxmMo04vRHrUctwc/iiYM/gDw3NCbZbm4jXq&#10;FYDA+hxTrjQEitvIWRpEK43Bh0xWrcKrDJqC9V0AeCTa2PSvn8RLY9SnkuVytzU0zibjwFYpuV7i&#10;4x0PT/Cuk0C/l0nSlsIh5ix/d3nnH4U+z1Q3G6NrbdIOpHSoZwYpu3zLzjtXHWrVZaNns0eH8nqp&#10;KdJP7zC8WaZb61c2t1cjb9kuN6he/tz2q2niO506fzYLSP5Vwuc8U/UgfLYD0zWbMwZd56gY+tct&#10;TF1+X4j3cLwlw9US5qCf3lu4+JWuQaa2lpbwbJH3SlQct3I61k+EfG03gy4mudP0WzkklkL7plYk&#10;fTBFVL1QQxqiwGcYrzqmKxFnHmdme9h+CeF3HXDL8Teu/iPq9xPNNFZW8PmvuVIww8tvVcmkn+Iu&#10;sXUarNawEqm3d83Pv1rCwB2ox7UljMTHaRv/AKi8K/8AQNH8Ta0bx/quhpIlvaW7ea25jJnjj61j&#10;/a5H1GTVCql5HLMvO0Z7U3HtRgelEcdioyclLVj/ANR+F07rDL8Sa51O6uIvKMar67c1Fb3L2zTO&#10;h4mUK6/1pOvUUYHpWrzPHS3myv8AUnhi1vqy/Esa3qsutpZRzxJGLFcR+Xnnjvk1s6T8TNZ0fTl0&#10;2CytpI1jZMyBs4P0aue/CispY3FSik5bEvgfhaUbPDR/E1NL8ZahpUl3Jb20LG8bdLuJ4+mDTbzx&#10;bf3t7b30sEX+jtuWNQdr+oOc+tZuPajHtT+vYq9+YS4F4UW2Fj+JJ9qVb/7fDaRx7WysfO1TWsnj&#10;zVYoZoYoIV87AZsngD8axaPwpyx+LmrOQ3wPwvLfDL8Tc0L4j654dvft2nxQ4b/WQnO1vfrXRp+0&#10;Z4vCBTo2nt7lZP8A4quAx7UVEsZiJyu5B/qPwr/0DL8TR8U+JpfFGrtrL6bb2skg/fraqQsh/vHJ&#10;PNVvB2r3fgzWbrXLMLNNdR7GWc/Ko9sEVX/Ciumnm+YUlaNRlx4L4Zjth1+J0mmfFTXNOeaRbK3d&#10;riXzGaQscew5q1H8Xtdkj+znT7T727dtfn/x6uRwPSnQgb+BW0c+zW/8Vjlwbw0ldYdfid1F8T9Z&#10;uZELWFr8uDxu7D605PF19d332p7SFW6cZ4/WuZsxyvFadmgWWvQo5zmUt6jPHxHCuQRvagvxOiOv&#10;3N7MpkijwvYZ/wAakurl9UnVJflVsKdprMshuDHFX7Ujzo/+ug/nXpUczx0nrNnz+I4fyeN+Wivx&#10;LbeFbOeJg9xMPlI7en0rD8P/AAc0SDURqCands24nB2f/E12CkCJv92jQUO7f7Yr0qeMxEo6yPnc&#10;RlOXwlpAbp/gTT4FkVb256Y5K/4VHbfDDRwiqdRuj8xYk7e5+lb1uNqscVZtAGVSa6PrWIdlzHlV&#10;MDhY/ZOWm+EuiXVw0j3950x95f8A4mrw+F2jqsUP9oXWFbK/d/wroEGFyB1NWOCyYHer+sVo/aOK&#10;phaCv7pk3vw+0yZVQ39z1z/D/hWNpXwq0azu765i1C6Zpp8tudePpxXcXZwFz71Q085t3PH+sPSu&#10;aWKrqNuY53Ro9jmb74e6V5vmtf3I2rj7ycfpWXc/DXR5IgP7Quv9ZnIZf8K7K6wWYNVKZFVFRR3r&#10;gq4zEW+IPY0+xwniX4T6DfJCJtRvAqSZAXbz+lSeJfhxo2o+GZ9Ilv7hY5IQnylQQPyrpdVVT5ZP&#10;HzVFrqhNIYnruUCuCpmOMjHSZXsKNtjz2y+Dfh+yso7aHU7zaq45dP8A4mptM+HulaXqImiv7hty&#10;MuGx/hXUDIjVT/dqFk3XYOOgr5/EZpmEb2mwp4XD78pnnQ4EwEmk9Of/ANVW1f7NCsSquFXFPcDd&#10;+Oaq39xtXCnLNx9K8PEZzmn/AD8Z2YbA4WN2o7nJ3XhCy+2S3X2m4/eSFmHGOv0qF/DNksokMsjf&#10;7LY5H5VvSrljvNV7oAEivHxHFGfU48sazX3HRDLMHLVxI9L8Q3WiM8VtFGyt/Cw4X8jVuTx1qToy&#10;m0gCt16/41kSgb6bXzdbiPO5VLus/wADtjl+DjGyiaVv4wvraTzEtofxz/jVefW7m6vXvmiRWkQK&#10;QuccZ5/WqtFEeKs+jtXf4ESyzAy3gjU0Xxff6FMLi2tYWwCBvz3FZesyNrd/HqN0oDRyb9qj5SaK&#10;Kv8A1t4g5rqu/wACf7Iy+1uRFpdbmXgQp+tC67crcJcLCm5FI74Oaq4B6ijA9KP9beIeuIf4B/Y+&#10;W/8APtEn9oSC9N8I0VmXDKOn1qZ9buHXZ5K8/WqvToKKP9beIf8AoIf4C/sfL/5ERhHi1E6hBO0b&#10;MuHjX7rD0NXr/X77UdFbQ5NqQuwLbScnH1qr+FGB0xV/64cSf9BD/Af9kZa3f2aDRmOjW/k23zHO&#10;TI/U1M2pXLvmRsj+7kj+VQ49qOvUVH+tvELld13+Af2PlvWmjodB+I1/4fi8m00u1Yf9NA+fzDVs&#10;wfH7X4IfJ/4RzTJB/txyN/Nq4XA9KKceLuIY7V3+Af2Plv8Az7RetPEd1YvNJBaxKJpjJtwQq5Oc&#10;DnpQniSRdak1t9Pt3aaMK8TA7eO/XNUfwox7VH+tXEHNf27/AAJ/sfLf+faNDW/Ef9t6bJpraPaw&#10;LJ/y0hVgykemTWbAxteVH/fVOwOuKRvu1rDjDiSPurEO3yNI5XgI7QQ+CBGk3En8asLpMMzA+Y3P&#10;0pkAAbpWjarnFetheKs+/wCf7/AwqZZgub4EaXhEJo1nLZ20SlZJCzFs9/pUEegWTzzxgsrXMm58&#10;YqfSMB2FXLeNRctLj+HFeth88zRyk3VbucFTLcEtVAkntIktWYysPlwrcZpuk+HbW30pLUTyEsWZ&#10;mbGSSee1S3rNJ5duv+83tVmx55Ir2sPmWNcNZnN9Uw1NO0dzPv8AwpZzWpt/tMy+Z8vy4/wrobbw&#10;7bWejRadDJIqqgUev8qrQw+ddwwgcBsmtS/nEEG9uMKcV6CxmIqNJyucNTC4fblOMvPBVjqPiL7R&#10;JfXHyfKqDGOn0rRHwsXWdTis7H7VJIVwAoGPqTjiuh8E+CNS1+5W/k/cwlt0kjd/oK6TXvHmkeDY&#10;m0XwfZLcXQ+WS4YfIv4/xH9K9inWrWs2aRwtKMbtFLQvhX8PPhrbf2x4xuVu5iuBbyfN+AUdakF+&#10;fEUknieOw8nz0+z6RarGBsT16cc1y8FrqPinWVi1C6aa4uG3TSs33U74HYdq7a0tZJ9YhXSbYeXY&#10;R7I5JOI0bH3vfGOlbqpKo1EXLGpLkS0OZ0jwTDo+rXlne3chlnkEjLkdSBk9KwNC/Z48MXWq32te&#10;KtYuVs0m3/Y0IUy89GOPu/Su51DVdGtNYmNhG+pXgj2zTs2I4z9f8KwNaRdY1KO4vNSuX8yQKLe1&#10;wEJ9PQV6VNuS1ehpKMNF2Ot8IadoetSR2mjW0dvY2JysNvEFVm6AHjn61xfx3s/+Eq8S21gt5J9m&#10;sRhQpBXdn5vx7V6BotpovgTRhavLcR+YN8zKoJJP61xPim00e/lL6JrEabWLMt2COvbJ71rRt7S6&#10;M8U5ewcY2uzhdT0DT7a2jtIZpN0reWq8cevb0rWtdF0zw7o/2i5uSkcae3AHardj4dm1kR6jD5cx&#10;gmKNHFMpOf8ACtTxN8LPFfiDT44Vgj27xut0mBc/l/8AqqasHUqKDWh49LC1ErWPFNa8QQy+Kv7c&#10;mgmulCEW8YX7nJ5rsPht4c8YfFO6e38N+GZkRD891cfJCn1Y+noOa9W0D9n/AEmKNfEXj6WOzsbe&#10;Hi0hXDyAA8Z68+1Z/jL4vPq1r/whXhHSptN01WCrBZwlXZf9ojoPpXqKUYxUILQ9enT9nFJHP65q&#10;HgX4Uw/2JYeKF1LXY5cy3cMwSG2Pdf8AarsPhh+0z4b1i7h8I+MJ7cfaT5UcjNlG9jnj8K83b4Q6&#10;H4gbzLXw1JvYk7o1xyOvU4NNn/Zy8R2B+06d4WvC6rvX9yOO+eD1qZUaMt3qVzzNT47fA3W/hlrn&#10;/CwPhrqdzb6bdS7pPsbZW2Y+q8hkNYek/EmTUdUtY/iJoUbXcbg2WvabGNwI6FkrvPgp8aLrRJ5P&#10;hn8U4Xkt5W2QzXC/NGTxscenoa5n4wfDm9+Eni7+0rG0+06LdTrNYydfLJOSh/Wp5eZOMlr3HFyu&#10;mh3xQuvEnihLfxL4TdrjUNIkLLdWp2O0eCdrp1PNaX/CrfD3xxFv4suIX0vxRZwqbyFflEzgcBh9&#10;e9dV8VNL0LQ/Ceh/EDQ3XT3nZPPuIuhVlzyvQ1zsXxEFp4h+2TSrY6ttAjkZdtvqMQ5GG6Kx/nXD&#10;73KrGkoxleMupxOorrGl6zb6vbRNHfaRcbLqFsgsvcV03xf8Lz33hbTvEljEWkKB5F5zgjk/Xp+V&#10;dN8QdJtviTpyeOPDUMa6hHGBfWu7a0g77v8AaH61c0WYT6Zouma/CoZrdv3Mq4LDoDj6c/hXNKT0&#10;OWhRlTk6UtnseD+Gbp01iaxkYkTW29f+Ann+dTeFNU1Pwl4pWW2iEiRXWGhHoT1rX+JngafwD8RL&#10;d9NR2tLiRngJ/hVvvKfoaxr+wvJfEEzWsm1pbbzbds905I/KnTler5M53GVOtZHoGs6Nb6o0ni7w&#10;0jNFMP8ASoNvzK/fj61x+r2keoQbrRlLqx8kn+E/3T+Vbnw/8byDWIn1E4juI1SRuzejEetHxI0K&#10;38NeJIb3T5T9l1LJkTHyo47ito80Z8kvkdWIpLEUeZbo5nRrmJtC1CCddrO21k9Kp2cjSWFxoVz9&#10;5U3R45yMdqv+H/A3inxzqtxeaFGtrZ7tsl3KT87AdQverPin4X+I/BzJ4ha/a7W3H7xliCkj6A0q&#10;8Vy+fQ8itUjKye6NH4RtoWl+E/Jt7hFkSRmumkYBifU1HrPj3RZZisuqKVX7qpzXCeMbnSrKVdU0&#10;vUG8q6x9qhhJbHfkDpVy3mt54VmRV2lRtO3HFc0qTqRUmYqHNqzsvhVrlpqC6hpsEjMYbjeAy4wG&#10;9Kr/ABKtoofFOj6k0R+7NExHuOM1U+G4Nl4i87+G+typ+qkGtf4sROmh2+pR/et7lWPoc8Yrnt7P&#10;GK3VGVuWpY4G+S6vvENxZGNfLmvFK/Nzhck/yrW8SS+Vo4JP3Zwf/HTWNBdpH8Q7K3UDbLHMe/GV&#10;IFani5V/sGaYtjy+R+RFdFV/7RC5v9k6H4Z3E9x4CMk3JaY7eO1SaTIyeC7pHfcVuGDfiRUnw/sz&#10;ZeAIFJ3bjmoIoWttB1SAyAgXAKqO2TXLUf7zT+Ymj/G+Zz2nbrn4jaPbRvyJsn8q9Q+Ms6x21nEp&#10;7E/lXlngxzc/F/TIduVUs345r0H47XTR7UQn93Zs2PzrtnH99FG2KfNWOF8Mb20j7VIRufPQe9bO&#10;hS+U7T4P3sVgeHnZfDtnCT83kqzH14/+vW5Zf6PYPKT/AHjn6CljlajbuzDGVOaKijS8H21pf6jc&#10;6i0is0MmFX+6cdafpqjz7ibOTJdM278awvhNqZNzqEbv/rI/NX3wa1vD7M2nLJJ1MjFjj/a61wSj&#10;L6xJPokZyjy6FfxBOX8SLACMbslfTHeor+Zb3xItqVO21j39ONxqC7nSbxfNM0g2wqqnnoTyf0p2&#10;kJJKzapIOLyRpF+gOAK6akVGl52KlHmi/I0WYsqQE9HG38aZ41uFg0DdBH/x8TZ+qqMA/pTb+VYI&#10;C5+g/Gm/E6RLLT7OxDDd5Kjn8K4aLcuSPmPB/C32OLnJSwd2Rct1Xsc16HA4t/hzbqgVPM3blHTq&#10;eK88u5VWLYGHI/rXd3zGLwPYwSxbV8ksSK7Mb73KvMuV5RfzMx3+z3isOmBxVy4uzbafdbW/1luy&#10;1lyy+YcEfMjFavxql1bjzOQy4aux0+ajFMFHlsjOtop4rGMySE+3oKsW8527JPmB+8DVTX7w24jt&#10;ojj+I09WCqJG/u5roja1kb1oxUvdDTNQXwxfzQsrtayrvjUfwnuK6XwvozalfN4nv7farxqLePb0&#10;HrWV4Y8Ot4ivVvrlGFvF91RjD10Ouas9kF0zTAqsow3+yvp+VeLjqqlU9lTer3FSowp3qyKXi3Xj&#10;fyt4e0ybGzmeRW/8dqnbxR29usUahVA4qjp8NvbxSvby+ZukLNI3U/WtCMjywD3UVGIoxoUYwicW&#10;MnKpZ3JtbvvtnhSPTiv+p3MzH6nFc3pm0xKW6DmushsDeaLeTMM+XCdv1rk7VBEiqPpXTKPLUga1&#10;oyjODfYsfaPKf7SF+Zep9UzyKm2WmoxKCylXGFc/w1TuD5duf9s4qvaXZ0+XaQ3kyHLf7B9a9a8Z&#10;PlPWwta8eWR23gS5mTTW0e9b99ayFf8AfXsRXG67C8eqXAZSP3zVs2Uz+fHqNnMfNj+8B0kTGKz/&#10;ABRLHNqklwg+WXD49CRyPzrCpHoGJp8sU0M8PXRjdrd2+VuVB9a1ruziubfYw/3T6VzEkrqMRHBH&#10;OfSuh0e+GpWCSsPm6N9ay5bHm1FaXMjndYiMUu0nnODRWj4hskN35h/i5oo5jb3panQWsMKa/a3E&#10;a8yXRdTu9UAq748XcLaMtjLNz+FZ+izx3F/p2fmxMwX2+WrPxDBMlmAe5NcfK/bJdjz38Rs6Jj+z&#10;mkZfvZ3flXGaxfKvh63WD7z30jKvPGO1dvpChbBQv8RJFcP4csTf6o2m3SfNDqspIfsKinZylJ9G&#10;VDqzoPBHh6LSF0n7TCrPJMwmVs4bepHIPWvxG/4Lj/8ABKLxt+zD8W9c/ac+FuiSXfw38Sakby9m&#10;hUf8Se8nky8TgdI2kb5G6DOD7/ujfOlo9pMm39zdIcfj2rm/2y/gh4R/aU/Z38R/BfxkhbT/ABBp&#10;r28kijLQtwySr7q4DD6CtMHj6mHxSn0ejNKNbllc/lNjeJMAHPH51Ipzz09q98/by/4Js/Hr/gn7&#10;4ktF+JkVrqHh/Wp5U8P+INNYtDcBMHa4IBikwwO0574Jwa8AhdZEaRj7Ktfc0qkK1Pni7o9SMlKN&#10;0Sg+Yc5oIYdKZuzwtPJK8DrWhQ0x5beo2t+VNfLNuuV3f7Q4NPKnfvzSnaRgigCqTDDJta4XkfLn&#10;jNUbyKW81KO3nTbCFLL2J9av3mm2t3tMqHcvKlWIqUxghWIzt6UARwwxwDyY0AUdBTvKU/utvvzU&#10;wQE8CmSKFOMN6cZ5NAF3wJ4p134a+OtJ8f8AhjUJLXUNI1KK7tbi3ba6ujhhj8v881/TZ8OvEi+K&#10;fAel+IlPGpaTb3Yz38yIN/Wv5jPFHhrX/Dd6th4i0q50+7VUkSC8t2icqw3KdrAEgjn3Ff0D/wDB&#10;L/8AaFs/2jv2PPBfi2W8jk1Kx0qPSdajVhuW4tlERZgOhYKH7feryc0jzU4zRjW96KZ9NfDHUG0L&#10;xbZ3qHbuuAm49txA/rXoX7Qmmqvk66H9F+gKj/CvLwW04xSxH94kisp9wc1698YYJ9X+FkOpxruM&#10;cKPI3908V43NaSZ0ULyw8onjen/axBJeOQ0IbDN/c/8ArVYeJLlATwf4W9KsArY+GZfMHDq33l9a&#10;y9Fum+zraTcMqjZ7r/jUUajqX8meVUhKL5kd98KNL/svRpJg25Z5S49vauN8VTytrTBCQ3ygeo4r&#10;ovAXiBdOvV065J8u4cBeeFaucv4RN4nugFbEczbQ3Uc1y4elKONm5ddRU5e0k/Mu2ms3FncwQTRg&#10;pJIq793IYn09K2PjPZyX+kW9mnDvj17EGsG1CXfi3TtKBB2yeZItbHx0v303TrC5hc7jcBVUH73e&#10;oxEY/XoRigqUo05e4eX3Ed1Z3X2O+h2yLg57N7itLw05F/tA58s1elGn+LbTAJinH6VU0Ozl0bxD&#10;Haai4+Zf3bDo2T/OvWv71isPWVSXLLc2/EVvNb/YWXhvM389gB1pdG1V9NnLSnMUh/eD096m8bZE&#10;tiyn5VU7vfpWcrK0uAOMYrOcYy0ZvWjap6nSaLptrL42t7mNECtHuH+0eufyFYfj93uNct4l2/ed&#10;+tbXwvtnk1W6u53Yx2sf7vPO3Kniub167hvdfmuFRt0IKtk9M1xU4tY5q+wYd8tbUrsA1m6lf4az&#10;IXMUobOPpWmrCRGT6isoqHYR5+82M13KVjet70j1f4N6LHZaF/asjlmnbq3pxXIaJqwPxV1y3SVf&#10;LuJP3YPfbxmvQ/C0K6L4Iiz8wW3LV5DbFYfiak0alfMkIHXjv/KvGw6datWmzjw+tR3Ny0jng1GW&#10;O84l+0MzcccnjFRxRf234zWxUfubdd0zBvvHP3fpTvGU0mn+IV8t/muowsfsc9av+GLK2sZbq7t3&#10;JWGHYzN13ckmvRlUX1NPudEY+8cx4wu4Z/EvkwgbYztP516P4w1N7nQtNjcbvk+9t6YwK8iuLxrv&#10;VZ5yfmWb73Y85r07xRcmbw/ZXcMbbQwHHbIUj696wrwtUpXOeT2Og+H+paVoPhe41fVbmOGPzsNI&#10;zYzgdKxtT1PT/FF/D4n05WRLhXVgx++FO0HH0rzzxfqNzNdLYmdvKiXKx9gT3+tbngW6lOm29uxy&#10;o84L7cg1hWwahUlWvdv8iLfvHYksxc2PiPVLozFFk2xL6gDBP61JY2F7eeIIXv8AK28ds8scR78Y&#10;3GrGkwHWfEt5p4k+WNlkmbnuMgflWprccVnqc94zbV/s7y4/cljgVnUxHLJwS6DfxWOX8Z3G/TrG&#10;MtnFu3/oVcluIxXQeLbhJJViAP7u1UH6nnP6iu68GfCzwPqvw7jlvrKSbVrr5muDMyrbr7AcE/hX&#10;Z7WOHow5le/Y1b5IK55t4a0VvEM91ZqmStnI2R2YDiuy+GusDUNFhhmTayAwzKx6dqm0a58K2Fy3&#10;h3wqS62qsLi46+YSepPc8fhWT4Q83TfEepWkkZEcl0ZoT7E05z9rCS7aowrylLco+BdN/wCEX+K9&#10;z4dJ2rteSIex5rrfja0TeFNOlzlvOKg+mBWB8VA/hzxloPjS0O0PN5Ny3ONpx/TNdV8SLOPVPh1d&#10;OBlrWZZo29B0NcVeX+1Uqj6q3zJlLmlGR5Va3l1Yut1ay7WXv/T3Fa/hdtV8U6r9h8HwfLcIV1BS&#10;v7tM+n+eKwbOwv8AxFq8PhzSU+aRv3z/ANxe5r3bwzpHh74d+Go7WwWNnEY3SDGXb1rsxUo0kurZ&#10;tVnGEUjHs/Beh/DTRI7a0kX7XIv76Rj1b1rH1qd206SEL/r7lEUsecZ5P41b1m/n1fV2luZ1KBgq&#10;hsfe+voKpa7ZT23jG1sJSPLW281QO5HX+dctP4lzPVnKk5Nsp3cZ3OAD8rZrh7q6IsbiVwv/AB9K&#10;M+nI/WvUjDA334FJPXNeT3A8+8u7eNTh9YVV+m4V6tGp7RO6NsP1PbrCJI/DsMUg+UWy/wAq8d8R&#10;6S2heOZgCWW9Uyqx6Bs8ivZpl8rS2jf+GL+leS/EW8E3iqxjQHiJ+a5MDK8pGeHb9pY6L4cam9/o&#10;8lpM2ZIJmVh6Vv3ejXNyja3olw0d8kZV4/4Zh6Ef1rz74f6q9n4ulsn+5cQhl56nNekWV6bWdZM/&#10;L0b6UYiMqcroKseWbRw/jHV4dc0WFXG2SO4AljP8JGcj86PCVzcSeHrmxDfL9si2j0yef5Unxg0l&#10;LLxFa6pZMVFw22aNfut8ud2PWnfDC3fU9Wi0xTxJeKWG7GQqk1c9cKmdlOUaeGuj1nXFMPg+FO5C&#10;A8da8l1uxuNQ0vUL6NdzLcKi49S2K9S8fXohtotPhONqlz+Arz3QpIrqZbPpulaVlDdR2z+NclCU&#10;oU7ruY4XrLsbPhzSI9C0i3so4sbYxu/2mq/8SfG8cug2fgzRL4YWJW1Bo/8A0HP41neJtdg0KwaX&#10;K+Y3ywr7+tc14fsptWulEz48590zk/e9hXVRdk6kh06dSrLTqUdRNzdWzfZP3dsinc+PvH0HtWGA&#10;AoEfau08fRwaXposrePZHt2Iq1xscE00qw21vJI7NgLGhNdtOSlG52KjGizf8MjfZSQ45bmM56Gr&#10;txLv2Xch2jBjuF/unHNU9LtrzS5ksr+0aN2GV3dxWhNawXVxJbs4U3EeVX0Yd6luKldGGIjHnUka&#10;Wg8aVCmei4FN0kedr2+MZz5g/wDHTVfw1eyNpksNwm2S3co1P0G7W21SORlZt2VVR3JBryKcP9rd&#10;+55kYv253t0/naXYXOOVmj/DtVjxpePa26TRIOWA+b6VRgEn/CN+VKRuhmx8v1qx4szcaPHKecMt&#10;fR4X+ND1OuXxo5XU9Sup1Pz7fl6LUl3/AMee5h/CM/lVW6UY2kfxYq5qIH2dh/s5/Sv0HA7RKqKz&#10;scD4mADtIv8AerDh61ueIQGRs/3qw4K/QMJ/AOeRct/uVai+7+NVbf7lWovu/jSqbm1PoWIRirQ+&#10;9VWE1aX71eZU6noUjS0Q4fOK6zS/uDHtVb4RfDLXPiKNYl0b/mE6a103y/fbPEf1YBse61Z0r7gr&#10;4/NZatHrYScZS5Vv1NWDO2nPnb0p+mabqWpCQabYTT+TC0s3kws/lxjGXbAOFHcnimxwz3jbLePP&#10;+12r4bGdT6DDyj3Ks5KjlTUdxbTXYXJ2R/xHoTWtqWiSeHJvL123mim2hhDNGVbB6EA4OPesnVpp&#10;puSdqYyqZ/nXzWI3sevh5KWqM26vbbTkNtZJuYfe9KzxJLO3nynlW6dqfIAFIpkakRMB165rhqaI&#10;+hw/QS/A24NY025laNT0NbFy4ePcPSsW7bZdtg/SvOqfCfTYPoZ91uAYNVE9av3rh/mFUGwGP1rg&#10;l8R9Rh/hCjPOKKsQ6Lrd3ptxrFpo11LZ2pAuruO3Zo4iegZgMDPuRUxjKWiRtKpCmryaXTUr0UgP&#10;FLUlBRRRQAUUZozQAUUZooAKCcdqK2Ph3oVh4o+IWg+GtU3fZtQ1i2trja207HlVWwexwa0pU5Vq&#10;ihHdu33mOJrwwuHnWntFNu3krmLuPpTq2vif4fsPCPxH17wxpSstrp+rXFvb723HYkjKMnucCsUH&#10;IzRVpyo1HCW6bX3BhsRTxWHhWhtJJr0aCijNFZmwU6I/PTc06I/Piqj8QPY1rXqK1LTO/wDCsu1P&#10;K1p2pw9elQ6Hz+M62NWx4DMauWpzcREf89B/OqVqcQ5rpfhZoVh4o+IWkeHtVD/Z7q6CSKjbTjBP&#10;WvYw8eaSit2z5TMKqo0pVHsldk+f3RA/u0/QwyrtPrU3iWzg0fXtQ0u0LeVb3k0UOWycK5A/So9E&#10;VvL3+9evGMo6P0PlqlSNWKmtmk/vNaE/uSTUiyhY9y+lRKWTT9x4qWVNqKm6umJ49bcmt2LJVtR8&#10;6/Sq0O1AQfTNSWtys8m0Agr69/etJSPNqFy9GevZaztPQrZ7j/z0Jq/esFjbP92qNm4azXaeOa5q&#10;hz/aIrggsSaqXY5UAfw1YueSxJqrLIA4Cnt/SvOqkmZqqgSRKw75qLxbsj09Iv7zCpNRzJeRKeVN&#10;ReMOFjUf3hXm1vhY7sz2GUBpm3C+YRyeKkzhdtJdbYUHHRc185iOpcXbQpXL7GwPvdqrrb4Hmvy3&#10;p6VICZW81h9Kc33cV89itj0aOkUY8+N7fX+tU7zd81XZxhsnuapXTY3Zr53FbnbTKMg5/Wm0+b72&#10;RTK+dq/GdQUUUVmAUUUUAFFFFABRRRQAUUUUAFFFFABRRRQAUUUUAFBGeDRQTjk0AWreJm+YGtC3&#10;hkABxWfbTKPlYflWtZuroCPWvYwsmc9T4ixYEoknHzbuK0IOO/1rLtFJucg/KGya0kz5bYr6TDnn&#10;VASczXXmIeA2K0oAsYzWbb2dxAvmCPdH1JU81r6dZvfxtMrbYlTLOf5D3r6LDdEcVTyJ9EBlvHl/&#10;uCr32SLVdWt9OuJtkW7dK3baKreHk/0dp/8AnpJkfSqGr3kq6kwifjbhh+Nephre0uccviOl8V+N&#10;y9t/wj/hpvJtI02zTJwX9h7e9Y88BuYYxaRZ4zx3zUvh/wAK6lqwUyw7Y/4vmxge/p/OumgudD8O&#10;j7DpUP2q6I+8vzEf4Cvcpu9gcZS1lsV/B/hKXSbaTVfEcyxeav8AqVb5ivYH2qPxNrV9rLLpOnSP&#10;a6eo/eNbjDyY/hH19ataXqdvf3D3/iFWcR7vLt+wx1z69vzqHxbK+j+HJNYCf6VcR78N0UHhVH6V&#10;6NDlTuP3YxujndF8QwP4lj0eG18m1kkMccStyWHdj3NdtZ6PaajqcVssapDayedcMq4xjt9a830e&#10;wuBq+my2yBnjmDMfr3/OvVPEEkXhrQE0PT8teX7ZbuxJrrjLmMqMuaLbOG+LviyTU9S/syym/wBb&#10;IqLtb+EYOf0FYF7KlpB5fVjwq9dzVB9lvLvxLJPfD5oPkT3au20j4ZadCn/CWfELW1sbCHb5Fvt/&#10;eTMe2PWuyEW9EeXWjUxVay2Rn/Dz4da74pkWy0O2C/P/AKXefwRA9ee5x2/lXWeL/iR8OPgHpLeG&#10;9FZtS1JY/wB4d+47vf0HtXGePP2nLqHRZPBvwz06PTbNdyfalXDbcHoOxPr1rxLUNTmvrl7gSNPM&#10;zZkuJGJ59zXZRw9vidzqh+6hZO5e+LHx2+IPiXXjqt14nms02/uYLWTaqY4AAriLz4hfEbW7ZtOb&#10;xfqTws2WV7g81U8V32j2upLJc3fmybPu7SRnJrIvPFse0w29s0aj+IgiuxQj0RPNI1LdtW05Pn8R&#10;3cPf5Lts/wA6774Y/tTfE34ZXFvHZ61c6pZq+ZrO+k3bh/sk5Iry2xvBeOpuphtb+Jea3bWC3jjD&#10;WiKfVt1FSnG3vIIt9D6/nsvhb+1N4cj8ReGbtbHWkhG6JsKyyf3WHf61TsPGtwngnU/hH8TI1j1e&#10;3tzHZi4X/XY6FT34HWvmnwH4u8V+C/FVtfeE9Ukt5nbHy9Gb6V9UfD3xH4I/aN0OPSvGVrGut2OH&#10;VuFlXBwWU9xXDWpypx01R0RfM79Sn+0RbSWXwa8N6KYvlMsSs390iPIFeZ+DtT0y+b/hAPG2xrGe&#10;QrZ3EvW3kI9f7p/SvVPjT4S8V39la+Hry9VbWzTfYXUikpLKOAjehx/k14jqlrI0k1hfWjW97b8T&#10;QN1HuPX2NTR5ZU+Vbly+I7LR9P1z4feJ10lL53t5ZFie3ky3y9sHuK6T4paHf+Kr+GLw1eNDqFjZ&#10;rPbyRsVwdx4OMZBxjmqPwV1z/hM7OK28QxQzX2hr8szD5mXHyZNM0P4ptZ+Orq68Q6esdrcsIEuk&#10;5CY6duh61wVYylUemxceX2epxPivx1rPifTINL8TWMkOtae52uowsoyAyn3rO1qZtIksdVY8Q3SR&#10;yLnqjfKf6V6H8efBSXWnjxxoMcbLHGDcLH/En978K8o1G9fW/B810kUkjN1Qf8s2X6e4rBy5oxdr&#10;anDX5qdRX6fkbHiPw01gwu9PvGjtZJAZV/55Mf4h6DOMiuu8J3kPxL8IXHhLWY83lkpX7R/DuHAZ&#10;T6VzsHiSx13wOdShkX5rP97H3VtvINaAvdI+Heh6Lren3SmYxxie3jwWnUjPT2rsqU3Ujpv0NvbR&#10;p1IrpI6DwB4w0jQ9Fbw1rGLO6035LiN+N3P3h6g1B4g+K3hvU4JLGzuBcRyAq8aKDn865z4t6VYe&#10;LNMh+ImiHd+7WO6jBwcZyMisXUNNhOnxzaYiJ0eML03AdOKzt7SPO/6Z5+Mwfs5Oa7meqpfy3nhe&#10;w0yO3gmk8wySRjc64Py1nwj7ADZOT+6bH4dqt6jqKxRWviSB9rWso89M9uhBqz45soUjh8RWi7oZ&#10;lHMfQ5rGpLlqKL2ZyqMuUuWE/wDZ91od0p27rzYeeoNdd8RLB9Q8IXkSYDLGHBb2Oa8+127WOy0+&#10;PODDMsm705616nq9nJeeFJLhiNs9uwyo6HbmubFJRqwaMavxRZ4fpGowXPxLt3Rf3cNvGGbHUk8m&#10;ui8bSrF4duHI4xxXC+ELsN4jutSZ8pHcLGGx2BrqfFuv6df6FNZxMxZ2UL8vHUV04inL28GuxsuX&#10;Y9L8N6fJYfDyznkx8/YViyTmTRtYcMdy3KBvl6cV17W62/w30uMLjKKevtXGByui66GTbmRSPc1w&#10;yXvP1X5oinpVMH4Uu9x8X7MMeFgdvrlhXaftA3QQXEinlbEgVg/A7R3Xx/Lc3A+ZY4wq+g61e/aE&#10;vEH2hHfhtkYx7npXcvexSNKtp1fmYECS2WgR3RX7kC7ff5atSTyp4Le4Z/3jQ9fc0/xHD5OhwwIu&#10;1W7D2FQa05t/CEcQ/iEY/rU4yXNKCfcjE0+TkXcoeAZzba6h3bVeN0b8R0rsNJlWPR0fPXJ/WvP9&#10;NuGtbqAwt+8aTPArvpfLtNOjhDdVAFRWj++v3KxEeWSOemPn3d8kLfPcXxRPl64AH+NdXrkNvpWl&#10;afCE27MRfL9K5vwg0N9qUFzcYVWupZOO+WwD+VdJ45jZtIjlU/6m6Q/mawxk/wB9GHY6KdNfU5yK&#10;S28eoaxY2Dn5Wm3sPZeaz/i/L52rW6xyMCrqu3PbNbPhdEuPEbTFM/Z7Un6bj1/Q1y3jW6Oo+Jbs&#10;9Vt8bWwePeufBLmxCt0Rz4Sny4dyMG78v+0FS4QspkQYHpmu8+I0x0/T9PtkJVFhCqoHJauItwJ/&#10;Fmm2hb/WXK7uOw5rtviuxku9Ptkf/lpntn2rqxb/AH0EVT+CTMNXaK7ZJD9c1pabMfmiJ+lR2unJ&#10;fa7scfKrK0mO/tSSo1hqUltIfuSFf8/hXdTlzU0vK5VTWnF+Rja3LI2qTLN24X6Ve0OF/EUsGmWp&#10;LL0nf0HpUHifTZr7VbW3tuHuPkVvf1/Ku68KeHLLwboWCm5lBaRsfMTXNjMV9XpJR+JlU/flqWb6&#10;6svCukeXAn3VxGq9zWHp0q71N426a4yd3r7flVe7v5Nc1RruQyLEhxHG3UfUUXc0ZKRkbTndE3ow&#10;6fh2rzqNOVOqk93qzjxlZ1KnItkVdahGjXbBflhum+Uejdx+VaERzCpI/hzTtSsbfxHo2w8bl3Rs&#10;eqtVXTLhntvIn/1kXySe+K3xL5qUV2Zx83PBI2vDmr2qWF+sjZVFI/LiuTcfOcD+KprWeSE3Uefl&#10;abJ9+9V5ZAzdK6MRdU4S9D0MVU54w8tCO9lXzPKVuFXn61CrKUZiM9vrUUr4di396mtJlwg7V1r3&#10;tTojsizo81/BdhNOnbzC2Y42+63tTteu43khuVXaswwyH+B/SqdpdtaXq3CnmN9w/A11HjHSIL3T&#10;l1exg+WRQ0ipj5j2I962+Lc66cnWpuDOWaUeUfl5PFaPhG/SJpLGVsFjujH9KyWbBKH+E07T38q/&#10;WQfwnNRKK5TilFyvHqdFrsbuFkhXPzYNFXYnS4hWQp94A0Vz6GKqSjoQeEpBJPpsm37sy8Z/2SKv&#10;/EKRxfW8Sddp2n39KwvBtzKuq2tsY+l9jPtjP9a2PH0pTWLNw/8AFyMf59axrx/2pehi9ZHU6TmP&#10;TI2Ix8mW9q5HwassuqSXDZG64lk69SW/+tXXQOP7HBP/ADwJ/SuU8DBUvbdIpF/49yzZ9Sx4rihL&#10;3ZslfCzV8W3brqdna52jcjD3O7pWj4neabQZk8z7sfy7j0FYviiG1N1Lqd9dxxrZtG6szYyNwzj8&#10;Kj8V+M9OvdCuLPTxcMzRZWTySFI+v0qYxlLlstg5PdTPPP2xf2YPhp+19+yvefB74owzfZbqKOax&#10;vLZv3tpdJ9yZCeuCeQeCCRX8+n7en7G3iX9hv44SfBvV9c/ta3+yx3VjrEdq0cdyjk8Dd/EuMHBx&#10;mv6O9S8U6be6BpWlaXdq/wAyiRVboFHINeOfGH9nr4OftL+FtU8FfGrwTpusR3fmray3VuGls2Kk&#10;K8bj5kYfeyCPxr3MtxVTBp8219jswrlG5/OCjrGViA+bFToCx3tXrv7Zf7Cnx5/Yf8ajRfi54bVN&#10;N1CaQaBrVrJ5lvfxqeqt2baVJU4Iz3rxyAFl8xz1r6inUjVgpRejO+LUldE7fexmm7TuyO1NVuTj&#10;pTkDFcmtBgST1oOccUgyD1o3e9ACqzngitbwBbJffEDQrGQfLPrFtGwxnIMqg/oay1yUzXo37H3w&#10;i1v46/tR+Bfhd4ftDNJqHiS1a74BEVrHIJJ5CO4WJXY9zjioqfw38/yJlsz7E/4OE/DtprH7c/wp&#10;8MSQyRWt14L0+0JVQo2NdyL8pAPIDEdDj07V2f8AwQh+Fvinwj+1R8ZJPD9/qS+D/Dlw+ixx3zf6&#10;65F02xmC/KZFjibOBwH96+yP+ChX/BOfVP2rvip8GPjb4Hj0t774feKLVdcsdSXC3mlfaI5HAPQs&#10;mwkKfvBmx0r0z4S/An4bfBC+8XS/DrRBYnxR4quNa1aNWyrXUoAkYegYrux0yzY4wB8vRx1P6mqP&#10;VKz++5yRqfu7I9Dvj/pEYJ9DXsWh3UWu/Bq4t3bcqQtH+7bv1wfxrxqZw6wzBv4fmr0H9njUft2j&#10;a54Zum+9+/gYt1DA/wAjWTXNR9Dtwktbd0cX4tuQmm/ZQTmTrj0rG02Nfs0tw/8ACAFOPu1Jrt1P&#10;cStDI3Mb7P1NMaRbfT/sqH5mbGKjDxUafqYqOjTLsFylzDuU/wAWPl7GjSNwupVunLSMdzN13Dua&#10;v6Z4fU+D7XWEXK7nS4K87TvO1v6Vm6pBcwq/lnbJGp/EY5H5VVOpCUnbc8+MlTq2eweA70XfxDW4&#10;Y52q5U/QVtftEtv0LS3H3ft2c/8AAa5n4WuY/GkXmHrDIB/3ya6X9oaJW8O6bIC25bxenpsNcFb/&#10;AJGkGbVJJ1lY84sp5oroTWpKvu6jv9a6G21ePU4hBfoyyJ92QdVPrWBpEIO6Y/hVi1D393JIHKrH&#10;xu969h67mdTC83vx3NjxVrM6aZDFcMCy8JKvcf41Bol8Lu3/ANpcA+9JHdGEnTtThWSNvu8cMP8A&#10;Gm22ljSLj7dYyb7Vj8yfxJ7/AEqZJ7ExxEpNRqbo7jwAZYLDU5pJNo8nCr9Sea5u3toNakuL6ybd&#10;IkjRyR/7Nb3h29jbwtqF9GWAO1MnoOP8/nXO+HUbT4k1aMfedjOF/iUmvNoxlKpUmbKL1aKsMZju&#10;CjLj5flqlpsP2zXobUcFpf5Vua9ai21LzFT93cfNC/YHHSm+AtEe98VrdFV2pIBye/B/lXROoo0X&#10;O/Q6Pac1G7PQ/FlwNE8KLp1u5DSKsKcdu5/KvH/EkqWXimG7bK7ZkOV/KvVPiTerFPa2wxu2McZ6&#10;cj/CvJ/iFmGZbkAt+7U+/DVz5bT/ANnfnc56Hd9zrvHNvA91p+qk9BjLDtihJW0/wfPIGXzLhnJI&#10;o8VztP4JtbpYz0Qk/wB0YFU/Fl/HB4YitoywVIV3HHc0ouTpwg+50vScjjLFso7sfvNXf6hdvN4T&#10;08eaxZ5V2x+oUD/P4V5+sYVfLjHWu6tg1n4d0uKYg8Nt3t93nrXViIrmjJ9zmfvaI5zUbabVNdkh&#10;iRmCsAzf3RXY6PpQ0uaG2UY/0fLL6c9ayJtS07w5ZSa08KszSFYIv4pn7fgKl8Eazqerm41jVJFZ&#10;8fcXoo67a5sRKdaN1sjT2ahZt6mj4FuYJvHeteU3y/KF/wCA4FavjQbbeFsYLP1+grmfh44/4TS4&#10;um3L9q3tt9OhxXUeI7K61nVbXSbONmZgSf8AZHqfavNrR5cZFeSOaX8Y4+20C88Ya5/Y2mj5j/rJ&#10;O0acZJr1zTNDtrPwXcWmnSM1rZ27Rec3/LZ9pzXHeIdS0f4baHNpWhsJNSug32i4XqP/AK3YV0vw&#10;w1J9R+ELW4m3SYk3Z9SDW2NqTlRjJbXLqSlK3Y8w+GkO221G47/KoP0WofCetidrfz2bctw6bm5J&#10;ViePzFW/h1DJb+HdQnZf+W8g3euBj+lcvo0skKwHdsabdyezE5B/OvUjGMpSX9bFS1uekePNEbxT&#10;8PLiyjUGaFBLH7MnP8ql8PeMtKvvhg39ov5k15Y+UsK/eeTGMfnUA8Tw+HdJWbUI2ZposLD3Z8dK&#10;5/wvo0uj3SKkK3d9cMzW9rHysG4559MZ/SuCdHmp+90d0c8dIl74f6Fb/DbSJdc8TMv9oXrZ8sHL&#10;KnZR/M1dtvFX/CR+dNv2xqdqpx8nvXIeOx4itvEk2n+Ip90kOMBehzzmsywaRZTskYcdm611qiqn&#10;7yT1Zt7Hmkm3udTqespeXi6ciDymyPr71peGtQufFV5JcXMO7+ybf7MkveQk559wAK4m6vZIphLE&#10;cNDgrXpHwN0aafwbHdjHmXckk0rt3yxx+grHERjSipIK0Y04WQ5n2pmvKbKFk8S6hYOm1otUV2X0&#10;5Br3S4sraRWhkgX5WP515J478OX2l/EOYaTEzNqFoJUVf4WUYz+lVhK0Zc0djPDSjzu/Y7nxR4kY&#10;WYhRDtf73rivLNQvjq/i64uU2mO3jEaH0PevS7K1+2eHbGbVkU3BtR5x9TXH+Fvh5JqSXmofbBF5&#10;l7IVXbnjP1rbD1KVKkwo8qbM/wAJ2M2o/EPT4Y22hI23e9enaxFJpZVVTzN3TbXNeAvCsGl/ECeV&#10;7kytbWan5UICk1t+K9WWGGWd5PvAhdvsM/0rOtU9pXiulgrS5qiON+IXiMatqdvp0K7o7OHMzf8A&#10;TQ/w/gB+tbvwBtpLvxC1xgBY1Z8n6YrkpPDGo/ZftELLI0nzspOG555r0T9nWya3sNRuriH51lCK&#10;zcYA5xWuK5aeFtE6Kns44dJM0viRcNJe3EMJyxjWJR7kVxsOgalYasqT3m2BU2sI/vNmtnxX4htr&#10;fV1+0K8kjXHmeXGuWIBxVBo/F3im68ywtkgjHCpsLOB79q5qca3IuUrCSoxpvn6kPj6w0zS/DiPD&#10;b7pJZVVZZGy2OT/Suf8AB17djVobVZ2WPkhd3FanxC0rxNp1ja2GuSR4jkLrIvUj0IrF8O6ddvrS&#10;rDfQRp5e6SYt9wHtz3ruoU5Qo2qa6nR7an7S8dEdF4m0/UvGGrWui6VE0jbt9w6j/Vr6muktPC9r&#10;4StlgeBUby9zSN1PuaueF3sdEWFbOZEjYj7RcZz5nqSawfGHiQ+JNRkitrjFsv3nU/K/+zn0HrWE&#10;r4iXLHRI5alR1paGbqZn1fUW1FTtjX5YQe47mm3Ek1tfWt2iZXdsfPvVW81xI7c/ZgGC8Bu1Ohu5&#10;L3QY78vtYOPMx7V1KKjCyFJSjBJlm/c2epyI/C3QXb7letS6TN5er2YAzum/9laqnxADJpUOp25z&#10;5MiSLt7g9at+H7I6jfWV1HOq/NvjB/iG01xRgvbRfmcyivbJvqd9Yq1xpF5bjna27H1//VUmoyed&#10;4XDseirUegzj7ZJFn70P54pbks+gy26Dc27GPxr28PHlxEfU1l8SOWuSSy8ZG6rGoE/2fuH90fyp&#10;s1rcxuryQ/KCCafqO8af8x+lff5f8cS6m5wXiBvvZ9axYa2vEJIVjisWE1+gYP8A3dHLIuW/3KtR&#10;fd/Gqtv9yrUX3fxpVNzan0LERzVlW7H0qtDXXfB/wLc/Eb4jaX4VhX91NMHvG7JCvzOfyGPqRXlY&#10;iahGUn0O6MuWN2eqeCvFL/AD4f8AheBAq6j4g1Aapq0OBuNj9xEb/eUsR6HNZvxU8HxeD/H11Y2A&#10;zZXTLdWEnYwycjn25X8K1/iFrv7OnxC8Zza3e+ONejaKNbaK3tdPXyo0jG0BCRyOp/Gtfx5aeFPG&#10;XwmsNd8G6tdXx8MutldTXkIjlaBvubsdgcKD6Zr4zG80ouTWr3NcHU9lWjOz952en3M1vgz4Cgsd&#10;P1TUv+Ez0eX+0fDMsbQx3W57beqHdIMfKB39K5tvAUbatJoVr8QfDsUcdukv2r7d+7csT8itt5YY&#10;6U74GE7vFH/Yp3nTvytcSykHbnjdx7V8rjHT5Yc0f6uj2cLRxDr1v3nboux6Z+0b4NVtWk8VDxXp&#10;O6DToE/s9rv/AEiTAxlV29D16jiuR8N/CbXvGWmya5NqFnpelxkq2o6lIUQt0wvc88dhnvWp+0kA&#10;fHsZ6/8AEpt8Z/3a6T4mr8O28C+F7bxXfa5FY/2SrWq6VDE0LPtG4kufvZz+Z968zFUKNbE1JSVu&#10;XpfRv16HVh8TisPgaEYSbc3uldpenV+p5n40+B2veHvD7+LfD+t6fr+lwti4utKm3GD/AH1PI/M4&#10;zVb4afCfxH8QbfUP7BELTWdusjQykhpNxICrwecjHOB1ru/hNr/wg8JXuoXnhpPGGoWs9m0WpWcu&#10;nwtCYz/E2xhjHqemT61X+Ceo3Wh+FvG2o6bKY5bfQt0MncH5+R/n1rz6mFwdTEQXSSd0n2V99z3a&#10;eaZlTwdX+aLjytq17tJprujCu/2bNbbT7i20LxtouqatYwmS80azuS06KOoHHJH4c9zVD/hljxBf&#10;qmnS+OtBtvEEkXmR+Hprv/SOmdhxwHx25+vWnfsvzXEPx60cidv3wuBJ/tD7PIcH155+tc7oN7fX&#10;XxxsNVubp3uX8Txu8zMdxYzjPNcPs8tnRhU9m/ely7vyd/xPfp1s8p16lFYhe5Dnvyq739221tN9&#10;zl/Dnw917xX49h+HMCraalPetbMl1kCKRc5DYBxjB6D/ABrqrL9lfX7aVh488f8Ah7w3vmeOzj1a&#10;+2SXW0lfMVOCEOOCcHHausgjSP8AbqVI1GP+EiYkep8o5P4k/rXmP7Q154lvPjV4ibxa0jXMeqSp&#10;Gsn8EAf90F/2dm3Ht7njhqYXB4XDTq1IObU3HdpWt1sfRYfMs3zPHU8PQqqlGVKM3onK7vsnoV/i&#10;f8HvGHwl1iHSvFUcHk3S77LUreTfb3KZHzK2BwMjIIBGRwcg17R4C+C8Nj+z54u8OD4qeE5hqVza&#10;yNqEeqEwWm0g7ZW2fKT29a5G9kvbv9i63m8Rs0n2fxQI9Bkm+8Ith3Bf9kHfwOOKrfDJcfsq/EIH&#10;n/iYWHy/VxXRhaeFwuMdoXUoOSTbutHp5nLmmIzLMMpip1VGVKtGDaSam1NWkr7WXRaXPNfFegDw&#10;t4iuvD41mx1D7LJt+2abN5kMnAPytgZHNUre2uL25jsrOF5ZZpFSOONdzOxOAAO5JwPxppGBwPav&#10;Rv2S49Km+P3h8aqsZVZpDD5nH70ROUx756f5I+foUY4rFxpr3eZ29Ez7fHYipluVzrzfNKEW77Xa&#10;X3K76GhD+ylqenWkK+Pvih4Z8O6hcR74NJ1K+/fAH+/j7n4Z98HiuL+JPwt8YfCjW10PxfYBWkTz&#10;LW6hfdDcx/30YYyP1B7VW+I83iC48e6xN4saQ6kdQl+1LNnIYN9M4HbtjGK9D8bPql1+yJ4Yn8WB&#10;jdp4klTRWm/1hsfKbP8AwHfgDPbb2xXpzoYPEKrCnTcHT1u3e9uj9eh89Tx2b4KphquIrKpGs0nF&#10;RScbq6cWt0ra3M7w/wDsteO9c0DSfFr6xpdnpOpWRuptSvLgxxWaAgYkJH3iTwBnPtWZ8S/gVrnw&#10;+0KDxdY+I9K17RbibyV1PR7jzEjlx9xvQ8epH6V1/wAeNd1CD9nv4aeG47l1tbjT5Z5o1YgOykKu&#10;fXAY/iazvhrJJN+yj8RrSV90cN5pkkSn+FzOgLDsCQAPoK3q4PL/AGksPCD5lDmvd3vyp2ttZnDh&#10;c0z36vDG1asXCVXk5OX7Lm43vumvI5P4YfBzxj8WLu5Tw/Hb29nYru1DU9Qm8u3tV5+83rgHjB9a&#10;6bV/2XNal0e41j4ceP8AQfFf2OPfd2Wj3QaeNf7wT+JffOT2B6V2Xh9fh7F+yDpqeJ7/AF6106bX&#10;Jv7Wbw7DEztMCdom8wjC7QmM+i1i/C3Wv2ffB3jqy8R+BtU+ItxqFvLv+y2+n2z+eg++jKrZKFc5&#10;74yRg4NaU8uwNOnTjOzc0m3zWav2XXzOfFcQZ1WxFepQckqUnFRUOZPl096XS/S2yPGOh2lcY4x6&#10;V0/wVIX4x+EyP+hjsv8A0elVfijquh658RtZ1jw3pk1nZXWoSSw21xEI3i3HJUqCdpDbuO1WvgqM&#10;fGPwnk/8zJY8/wDbdK8XDxjTzKEU9FJfmfY46tPEcP1ako8rdOV16xu0ejfET9nbWvEHxM8R+KvF&#10;fjPRPC+n32vXZ0+TXLrY90PNb50Xrt98j8a89+KnwY8ZfCO4tzrpt7qxv0LafqunyeZb3AxnhsDn&#10;Bzg9R0zWx+1fd+KLj48a6nilpA0VxtsFYfKlrgeVs7YxjPvmtzw3Je3n7HHiBfETu1nb+ILf+w2m&#10;/hlON4T25bp6t7162Jo4PEYqtTjBxlHmfM3f7/J9D5fL8VnGX5fg8TOtGcJ8kXBKySaSVnu2t2n5&#10;mD4F/Zq8a+PfCdh4207VdMt9NvLiaOa4u5igtI4shpJTtwFzgDk8kVh6t8Ktfg+JLfC/w1c2+uXr&#10;SolrPpr7orgNGJNynpgKeT0GDXeeIdb1DTv2K/DumWdw0cV74nuFulX/AJaInmMFPtnB/AVD+yis&#10;8dj44uPDaf8AFQQ+FpDo/ljMo5+coP73Ce/51nLB4KValQjFptKTfXZuyW3Q1jm2cUsJisbUqJxh&#10;JwjG2i95JSk97LquqEH7Jd6ZzoDfGDwkviBflGh/2gTJv/557iPvdsY615z4h8Ka94K8Q3PhXxTp&#10;72t9auFmhkx+BGOCCOhHBrMM901x5zSyNcb93mZO7fnrnOc5/WvePjGlnceIvhVL48jX+1LjTbb+&#10;3vtHDtD5qBTLn1G/OeeuemBEcPhMZCTpwdNxaW973aWt9mdM8dmmU4qnDEVVWjUjJ25UnFxjzaW3&#10;i9lfXzMLwj+zlrd1oFr4o8b+MNH8M2t8u7T11a42zTqejBBggH6/hVfx18IPE/w4S21G+urTUNNv&#10;ubHVtNnElvN7BsDn/OTVj9qJvEM3xu1iLXpJf3TKNPWThRb7Rt2j069OM+9b3wzkv7j9nLxpD4ie&#10;RtKhmtjpPnfdW738iPvn7mR2z9a9Gnh8HKtPDwg04p+96a3t0ufP1MwzaGFo4+pVUo1HH3ErWUnp&#10;Z7tq+t+xkfDH4V+JviNBcXWlyW9rY2vN5ql9J5cEXfG7B5xzgDjvivQPhp8GdW0D4i6L4j0PxJpe&#10;uafb6gou5tLn3tb8EZdeoBPfJ98VieJ5bq2/Zk8Kx6MG+xT6hcnVCh4Mob5N3Tt/Id8VB+zFc61F&#10;8YNNh0bfskWQXyrnaYdjZ3fQ4x74HrXrYWnhqNelBxbbs7/8A+czPEY/GYPEV1UUYx5o8ttGk7O7&#10;ve76Fbx3hfFusFh/zFLj/wBGNSaNb7bXzD6Zpvj9mXxfq2D/AMxS4/8ARjVNZsws1UH722rl/Fl6&#10;siP+7Q9F+SLs8am0RAP4hT3QmUA1HdT/AHYkTd8w6dqlHnZ8wbf92tPawjo2eVXlYnjAYtgdsU2D&#10;c8RXo0bY+lNguMHE6lSe5qTelvcmQsNsq49t1RX96nzRPNreQtxfmWGSGYYbaSPemQqUsRgYJqnf&#10;SugaRv4Bz9KuKD9kjwflYZrHm5o6nPF80blS4YqxzVSR2Mxye1XJ4gz9KqvAWuWyfujFclQDPmy2&#10;pxgnvVPxZl7uGP8AhLA1oGHOq7gfur0rP8U/8hCAf5615lf4SuhWQb5VU92pmsuQNq96ntV3TZ/u&#10;5qpfXbi8ZMbl28183iAjuUo3OzA7UyWRjwOn86tbYJAXh289eaqyhoxuVq8DE7HoUncoXcLl8joa&#10;o3UZQYNat1uezWT/AGqzb7OK+cxlz0IR2M+Trim06U/NTa+dq/EdQUUUVmAUUUUAFFFFABRRRQAU&#10;UUUAFFFFABRRRQAUUUUAFI/3aWkf7tC+JATwcNgVp2YwufU1mWuSea0osbdue1e3hehhULemuHnk&#10;AHFX1k/fLHg88nFUdLsrhI/MRh81XooJ7eZbqUrhWAxX0eHtzHnVd2a0DR/ZiYv7uKn03VLOy8Nn&#10;To8NdzMV25+6uaz7h4Y3ke0JKdeeppmhRpLq+48jOa9/C+7FnHJ8p0kYS0s1HZVxVjw7pOg22mnx&#10;FrkoVpGJUOeg9qztckMWmuc8txVaOV9QtYxcy7gigKvZfw9a9fBx925w8yjqy7r3xAvr+GSy0CL7&#10;Nbrx5mPmb6VraRAvhPwp9ouRuuJlyzMcsSeetYnhrRF1LWlV1/cwne317CtjxFeQ6pePYRk/6PGx&#10;YZ9q9anLmkoozlOU9Sv4JuptU8WRWNvuEfl4bd3XOTnnqead8U7mXVL+PT7dSy+Zu2L3xwoqP4Xy&#10;Jbare3vmfNHb7FGO57102g6HBf6rNrd4VWCNQpmdeEUD5se9erTj7oW5qdiPwV4a07wz4el8Q+I3&#10;27kzubjAznANTeHje+JtTfxNdgMZjts4cchcf1riviV46fxfqP8AZOjuyabaNtj2n/XEV6L4IQ+A&#10;Phm3jPxSgWSCBvstu3b+7+Jrtox6IUakX7vY5/VZvBXgLX57y+lW+1VXMo02NThGPPzHsM/jXIfF&#10;3xxqM2if2tq05k1DUEIgRR8ttGeyjt9at6VZPq7SXmpNuvL5/tupTN1WPPypnt615/4z1ybxJ4td&#10;IQvlouyPd/CqntXqYeN2vIiXLFaHOi3zp21t2wcyFf4q0PCfgO+8aatFYRWgijZdymT7sa/3yfXi&#10;t3w94O17xreLoPhbTmnlkbEjqvyoO7E9BXban8G/HHgaFra/V10f5TNdaa4aQ9MqwPIHvzXVUfLG&#10;6Ipx5pXZx/iLwX4ba/s/h98PNNTVNUurcfaNSmU8ZPUdkUD+LHNauifst6lY6fNdeLPFdkp8ktNB&#10;bRh8Z4GegxjrWteeI9D8K6VeQfDfS1vLi00n7RIsK+ZJcNxhGPXgnoOw6U74Y+MPHXjjw/DrPxD0&#10;K6sZFulhs4bdPJjmjI6yKeSoPHUZrxYYjE16rlHSC6vd/I73TjFKPc8y8T/sveCXspNQ0DXI32o3&#10;mTIxQLL/AAgYyMH6V5lrPgTxn8Or3/iY6XJJAy5juofnRl/D/Cvq7xd4Ia1v1nsTDGsKebLDNdEw&#10;sx9I8gqBn1Nc74w8PyPpALzW7tnyJFtIw0IkxkSqd2V69+DXpU8TK+upz1MPHofOeneIYXkh1G2b&#10;E1vMrbG9QelfSnwT8CW/jj4gw+JNGv5LRLfTvtNzJbkjbI4+T8OpIr54+Inhea18Tx6dc2qrN5GG&#10;vLfCiRucEjo34V9X/s0abqPw0+AWoeMvEdqsck1m06Tbh/q0XCL+YP51pWceRNdTKK5WdZ8PPiJo&#10;vxYh1nwJqNzDNeaTM0MzJjJwcCQDsa8x8dWvgt/EVx4B8deZa6xZcadqarhpk/hwehz6GvEf2dfi&#10;XfeFfjRHr/29o5Lid11COQ48xWJJ4Pv0r6i+NXgzw54h8R6J4yvrTzlDRhyrcOp5XPrg1xVqf1eW&#10;rNIS9pE4fTfC2p/C/wADX3iVW8uWWHdNIyjfICeF+tNt08P+LfBFv4gsEWSGSFYtStyPnjZTy4x3&#10;H6itv4hfEf4e32ur8PNW1uNY4ji9/ujIwFJ7Vi6L8NdY+HniT+09KibUNCuQ3nNasGbZjjK55+or&#10;m963NPR+Zrpstih4b8d6l8O9Qbwv4uja40W4ANrdNyIlPGP93pWZ430HRfD+pzwaBbL9juI/OjWP&#10;7p3dcV162Hh/UbGbw1LdxzW8xzp9y2cxMf8Alm3pzxg153qB1jwveHw7rRYwxSbbdnHK/N9z/Coq&#10;QVWm5Lf8znxEf3dmc74ftrWaxutHWXypFmdFxw2w84/I1oaTaaXpNodP1e3OX+RbppC2fTr0p1t4&#10;VGt+MmtbFljuru33QsxwGdO31IxVXU9etdG1ibwzrbfvoABcLIDxx9KinOtypw1XY5aaqRgprU0I&#10;tQuPCLO7QfaNPmjK31qnSVM/fH+0B1qS0txZSCG3uvO0+6zJY3Ht/d+o5rHMaTHz/DmrowZcfZpG&#10;yje3PTNWfhvfSQ61J4L8SWTx6bdPmBmb/USein3roVaEo32Z0RqU60eSRneLtIe3jmu7WNmSbC3U&#10;SjqP7wq58ONQi8SeGLnwrcHMlquFYn+H1re8SaDqPh6/Ol6snmQSKTaXeeHX+6ffFcb4akbwR4/j&#10;tjH/AKPeAhWx/npWWIp+2oXXqjz/AGMqNb2ctmR6lKXupNOumP8Ao+FLN3APWvbvBz/2x8P/ACZB&#10;832RWH/fOK8t+JvhxkkOu2MO5FUM2P4uea9G+DV8tx4aUh9yiF1+oB4/SuKpP2kIz6319TlrU3Tq&#10;WPnPwlZt9qvrGKFmk+3uiqO/OK3tS0LUIbNLicbF+0RLtPXlwKoeG7xYPGuoTqNqx60zfQb67HxO&#10;iyJbxqPvahEPp84ruxFadOso90SlzT1PWPEUC2PhHTbNeiQr/KvOrS9TzL+0Knb9sLPu/i9BXpPj&#10;sqtjawZ+7GtePT6sLKS+u9m5nuiI19OOtcuFXPKTl3FTu6jdjtPgsEm8ZahIqgbtvHfgf/XrF+NG&#10;/VNcs7IBsXGpqrY9Ac1s/s4ebcxaprdy+59zVi+LpWufHOhx5+U3ruf++WNbU3fGFx1rJPuWvE3k&#10;nybUgfLHyPTNZPjQrFpMEC/38Y/Cn69qXna9dLg/u2UfpVfxez3lvY21uhaWeQCNR1JPFZ4j+NF+&#10;Zvi/4kGVPCWhXWrXP9poD5dqyktj7zZ4ArpPE0sjRtBHJtZYSVPpxXZW3hGz8EeD4bWWLdMy5kK/&#10;3vWvP9fTydatbaIYW6m2SNnou2s6NZVqzfRHHOftalzJ8LTSNrRuVkKi3hCw7f8AZP8A+uvQvFi/&#10;aPDF0V/55h/yINcDo1tHBqV7Ymb5YA4Vl7/N0r0CYvd+FJVK/M1k3B9QtYYz3qkZHq4dXoTXkZvg&#10;CQzRX+o7yd2xBkeiZ/rXOIsV9rmoIVPzLtI989a3fh3Iq+BHvf8AnrNM3Hsdo/lWDopme/uX3Fv3&#10;2Fb2zV4WN602Ycvs8LFIoeHbXzviDo9uD80UzE/gDXU+O5o38WW9t5QY7V3N71k6Zatb/E7TZoYv&#10;llSRm9iAM/zrQ8YXKJ42RJIjudVKGs8Z72IS/usy5f3M7mhpEccN3HLI2PMkH5CofHNmsGoLqKLh&#10;ZI8s3uO9XodPt7o28Lr95SN3pxmqlvpl/q+qtoU0jfZ7d90jEcfStnKNKpGd/hW3qEopqKvsix4L&#10;0tbtv7cvYflRf9G3r0/2qt30j69qTWMFxiGFcvtbkselP8S6nFZ2q6banZkbflH3QO1YPg3Uo9Eu&#10;9Rg1G53NJtnQ92GCMCvPkqmIvXXR6feVL91SstxmnqYneEj7vFQ6vlpUVRzUmn3Yu2mu1TCtISF9&#10;KbeB2nLeWT9BXoUbyxzb6I4acfa4ptljQ72aO7+wzR7Ukj3J7nuP61JrMH2c/b4jjf8AK6/1qjbt&#10;Ij+cgbdGcr/hWy4h1C0AK/LIv8XarxFOMahniqP1esmnoYEz7tsY/iPNRX0ElrNtkjIyoIHsaige&#10;S0vZLS7bEkb7VZv4h2NWtavZdQnjll4ZYgh98UYyUfZqKNqmtHmMa5yly30zSWm+WQse1JrpaKPz&#10;FP3uKZpkrJbbnbtXVTfNRTN6cuaCKN1cSxzTR7+9d54WuTqXgh7Jxukt1IA/Uf4V5+ZTLdby2fmz&#10;XUeBNZ+za0tjJ926Urz3PWul7JG1GVpaGPIY7iKS/iDYWbbIufu5P9P8Kk0xGkvFUfWjWYhofiS5&#10;gmU/Z5pCjLnAww4apfDUUkGotbSnLRsQ351MkrGslzVE131Oh0uXbGYGb7v8qKzL67lt79jCf4cU&#10;Vy8py1cO/aOxb8Fxr/wksEZX5lkJ/EA1e8ftGdfsYHQbmkB5PTpS6FbrB4u8pbdt8d1skfPygeW5&#10;J/l+dQfEWdk8QWEgA+Wflj2GKxqXliubyMZUa0dZROyjk26PvJ/5Y/0ridD1y30izm1a/wBoeOPE&#10;Cr1Y4rsL64is/Dsk5faEtydzfSvIxevrCi6ZNsSnbCvrjq341jg6PtnJdLmdNe6y5da1dX5a4n5l&#10;mbdIzcn2A9AKz73xANPkWF0eeWU/JCvX6+w96tQQxuWkuG2xxrl29hW14a8JxWWg3vi6+tE+0XHE&#10;Kyg/JH/ia9ipUoYWNrFrTcxPDWjXujXi+IXtluEEnmTQt9zb3Cn1r3XwhafDPx1oC3Wl6PZyJJzJ&#10;GYxvjbuDxkHIryfxDqv9n+HYwflZoR5a/XHH61e8I2WpeA9NXxZpWpYmO1rq13fI6dSMf3h1zXl4&#10;t+3jzbPoaRtyczOX/b3/AOCdHw3/AGxfgzefDbxVbyeSimfSb6D/AI+NMuVHyyx7s5HUMp4YcccE&#10;fz+/t8f8E+vjB/wT88YaX4a+I2o2OpWOuxTTaLqmnuSsscb7SGBA2uAQSvOM9TX9RHg3xxpHjLTV&#10;uraVVfbmSNjXy3/wVx/YZ/Zy/ag/Z1uPEvx+8YXfhnS/A7Sa42vaesZkhjjjbzY8ODkOvGMcsFxz&#10;WmV5lUwtb2VTY0o1PZys+p/NHF8mFJ5K1ZVcDBp9+ulNrF3JoYm+wtcSfYhdMDIIdx2b8cbsYzjj&#10;NNr7Y7xvl560GJetKd3YUHJXkUANb92mc9K/Sn/g33/Zb1O88Ua7+1x4ig22Flu0Tw+D/wAtbhlD&#10;XEg9lXYn1dq/P34PfCLx58e/iZpHwm+GeizX+r6zdLDbxRKSEX+ORsfdRFyxJ6AV/Rd+yt+zF4W/&#10;Zd/Ze8M/ArwtKsw0WxV7y82bTdXbHdPLjtuctgdhgdq8vNMSqNNQ6s58RU5Ipdz27RJd0XlZ/hB/&#10;SuAiTzdV1CLJ+VnIH0auwsmeO2jZCf8AVjp9K463DjVb2Vm585gfzr5PC0X7acu5z0Y+8yeeZRp6&#10;uSOOBXoPwNkjsfFVraPH/wAfFi6sAffNed/Ynmhig6fvAfqAa7jwdqsWjePdIl2blkkaJlx0yMA/&#10;hXVUqctorzOrCy5aqOR8Xxf2N4r1bT5l/wCPe8Yr7g8isfTZGu2a4kP8XT+ldr+0lpMGkeOGuraD&#10;YL+1R+OjMDtJr47Tw98aPjF+1N4++G/hz4/a14X0/wAPW+nzW1tYwLKhMttEWGCRjnce/WvQwtFV&#10;k3eySv8AkZ4yr9XqWUbtux9yeBbe3j8CqLpd0bCQuoHUEmucm09bqJ7bdmaAkbv76jv9a+d7PxF+&#10;03+x94n8Ev40+M//AAnfg3xp4iXQLmz1LTViubKeXIjkjZWOehPJIIBBHII9n1HxUdN8a5D/ALvh&#10;X9B3/LmvL+qSo1pTjJNPVNfijhpy9s5K1nHoSaFYPpnxA0+Yp+7ln2/TIINbv7RUkFp4Xhup2VEh&#10;YGSR2wqLkZJ/DNGpQJqFtHqenOVYMHjZG+4wrK+Pd5a+Lf2f9d1RyFurPS5hcQ+jbf8AJFZv95jK&#10;U/OzCNTq+hwmheINF1vQo9W8N6pb31pNxDdWswkjkwSCQw68g1rGRNM0vYfvN/PFeNfsNt537Nvh&#10;eNhwkVxlc9/tMter6tdeZOsAP3a9ivD2dZx7M7KNTmoqb6o3oIBqvhV5yPuR9R1BFZem6zPAjIxO&#10;5FPPZxitzwBNFdaRd6U+N3VR3wRXLiaIWd4zL/qyw+mKIsdahGpFfmdFrHinRPAvwcGveIdZtdPt&#10;bi4DSzXc4jjVm4A3MRjkgAZq14ZuYp9OjQYMbRDp2rwr/gowj2f7GX2OUkf6ZYsV/wC2y12fxD+I&#10;fij4Y+Cbbxf4H+H194oma4hhk0zTnw+xxzJ0PAxjp1Izxk1nhsPH6vzp/FJ/gcX1j2dV030R6W8X&#10;2yBvDdzNtbdvtJNvYHOP89q2/ANnDFq1tGSqyBnkmXvnGPy4rmLm8S6sV1az/wBZHh05GVPdTiu1&#10;+Hs1rq+oyasrL8lqu3jGN3NeXj4yhTa7m8o2jzdDD+JOv2Fl4ivdS1e+jt7TT7fE08zBUjULlmJ7&#10;D3ri/Eup6R4i0Sz13Q9Rhu7O6gLW91bSB0kXsVYZBFUf2oNSh1b4P/EC/hfcraPfBW9QI2H9K5P9&#10;nOIH9kjwPN08vQYf5GvUw1BQwMZ38iIzf1j2flc9gtVi1P4f21kzZVlVWZW9KxfGFwFs1slkJ6M3&#10;uOw/StPwlYG08Cw3txeMkax+Y6NyDxVDxlbBbCO5kkDNJNkMOgTbwPyrzaMZe2cV0Z2S+C5gWMbT&#10;3USL/FIuOPeutlMNxbQ29zKojXzCdn8OKz/BOkCR1vFTdI7YhB/hHdv6VN4jaLTbaC0aRR50hTC/&#10;eJ5JFbVpqpUUDFRlCKkc3ql5Lruq/bpSVihBjt4vQZ611nw+gB0m8YH/AFmV/SuRjPls6n+9XdeD&#10;ns7HRoRHJuluF3GMHnOaWKXs6NkVLa5H4P0TVI/FuIIGkW1X99J2A2122peJtO0WL7NpybryY7ZJ&#10;PQegrlbjx5eQ6imiW1skCtNi6dR8z9eM1SeVjI0rMfvZzXDVjzVE5djCXvSuYU97NqL3FxcSbnaR&#10;vm/z2r074HXCS+EJrUnGN/SvI9Ol3GSP/Z4r0T4P6h9g8LahKX2hRMAcdPlFbZlC+FSXc3rRXsU0&#10;Ztuo0bwBMGcElZdrepZjzXE3YNuYwf8AlnGv4V2viJW/4QWMD7xWM/UkiuK1OyluBJdHcsMWN21e&#10;T9fQV04X4W2ZwX7ts09OvdW8WatE9hJ5ZjtwrNIMiMDv9TXoehWFj4ea3S1DM1wMtcO2WLjmvP8A&#10;4calb6dePaSfKtywxu7HHH8q727L3Wjt5WfNtHE0eD2B6flmufMFKS5VsctS6lY5r427p/EkOrlN&#10;vn2wVgPVeM1yNhKCW5rtvi9ZPfaNa6/AzMsfDDthuc1yWg6HqmqN5dpaN8zYMjcKnvWmBnGWFWu2&#10;51Up7XKl0A0Usmf4SSR9K9c+C+rLaeDbOOU7vLh8ttvt0P5Vysem+FPCNtv1idZZzH8xbqR7D0rc&#10;+HHlRadM1vuMMjebAvXCn+H6g1nipe0p2XRmeIlzR0N7WtV+yv5kQA8xz96uJ8VazHJ4wjk+0In2&#10;fS2eXc2OpIA/StTxFeTX9yqrHj5sBa818U2k1n8T761Zmb7RaxtHu9Co6fkfzqsLQja/kzOjHU9B&#10;1a9WDQrR4vurah8K3XjNcZ4d+IGqQaT5GnxLGGkZtzfMef0rqfGET2+jfZEXmHTQMf8AAK8205pL&#10;fRkRB83l8fU104enF0tV1NcPGLvc9M+Fs93caLf+Jr+XzJL64wrf7I4FN1hU1nxHb6KI9wSF3kx0&#10;Gcf0zWloenHQ/COn6ZIu1hDvf64qLwdYG6vtQ8QSj/WDy4/YAda4qlSMeafnZGSfNK5wUvijUrJp&#10;BvSRVz8rL0r1b4UXK2Xw986VStxdM0j7vevFtUZZLk2rHa002xR7k16lH4hi8NeHItJt9Pnk8mDY&#10;Tt68YzXVio81KEV1OjFRjGMVHcxNd1O1j1e4up7hUYsI1Y9u5Aq54c8T65ZxNb+H7dJvMz87N8qZ&#10;7muS1zWlvvDcNnFp00l1NqMkrBY+Qp4Ga0tPl1CLTrezWT7Hbxj98V4klP8AhW0U40tiOVRinc14&#10;fDuiahdL/b/iF7y8ZmJVbjAznoB6CtK4+F+jvskntLjbsJ/1p6e9c3OklziXSdIuPMgYNHNHFjv+&#10;tdJ4h8ceIpdIWwutMkhhkGJrgrtLKB0/GueUajkkpER95nJ+KLmO2H9k6XdvaW+47hu3NLjqRngU&#10;7Tx4Xuo1sR4pufugNFPGoGfyFc34g12O41WQurBVXavGRioEeKWaN7i3ba3GZIyB+ddipSVNK9jq&#10;9mrJJnd3vgqWSy/4llxHMu3llyD+VVk06bTfD4s2f5tzCT/ZJ9fSqmhXWq6erLpOo7lAysEj9fZT&#10;61px6umuIv2kFJlHzL9119j6is4+2py11RMvaU9Ji4/4SDwfLBOgDxo0bKvbuKz/AA5qHnPoigcx&#10;xsG9sZFbXgiHNneW8h4MxyvpWDZwrZa/BZRn/Uyyrwc+tY04p1uVdHcyprmqo9S0V/JvklJ4ZsN+&#10;NOvLtra0uGC8rNtx9ag01gUUnrgGjxGzRXEyjozKzLXuUI/vl8h8vMyhdyiVTlv4eaj1D59NUD+7&#10;UCM+9kH9w8U/W5WitY4UG1igz7cV91gPijYJe6cP4jVQhQtWHDW94jjwDgdawYa/QMJ/AOeRct/u&#10;Vai+7+NVbf7lWovu/jSqbm1PoWIsCuy+GnxNuPhpDrD6bpEc15qmltZwXjTFTaK2dzAAck8dx0rj&#10;YQRVoferysRTjUi0zuhFSVmaWig7uTnn869K+HHjefwRBqNk2lreWeq2DW11bPJsU+j5x1GTj615&#10;rouTLXXaVKGTy5favk8102PXoU41KfLI6rwP4yl8HtqRjsFn/tHSZbJt0hXy1fb83Q5Ix7ZrHfIX&#10;IoVSnFEpJHNfB42Uua3Y9/DUqablbe1zS+I3jWbx9r39tz2C2xW1jh8tX3Z2jGegrQ8N/Fm98O6K&#10;3hjXdBtdb0lmyljer/qm/wBhsHb9MEVys7HHNTWtr9rkUv8AdVea8PEYitTqe0hKze//AAT0oYDD&#10;VqcaMo+6vvXoddrHxZe68MyeG/BvhWz8P6fcD/So7P5pJvZnwOPb9a5Dw98Tbjwxa69odppqzx6x&#10;p/2V5JJMeUMk7hxz1qr4i1L7ND9lg/i4+lc5ASJOfSvOrYrESn7Ry1tY93DZbg6dD2UY6N3fdta3&#10;b6mt4B8bT/DjxxYeNbWxW5ksTJthkk2q26NkyTgkfezWPB4jl0nxZD4rjtVd4b5blYdxCkh92M+n&#10;vUd++1wKpzndHz/DXmSrVI04xT2d/mfT4XB4epUdSUdZLlfmu34ndfCvxhP4/wD2qtL8Y3VktvJq&#10;GsGSSFG3BD5bDGfwq14s/aF0OTxbqmlfE74TaV4lm03VbmCx1CdvKnESysFjcqCHAHTvgc55rz/4&#10;d+M/+FceP9O8atp/2r+zrjzfI37d/wApGM4PrWH4m1f/AISDxLqGvCDyvt19LceXuzs3uWx+Ga6J&#10;ZnUpYS0GuZybd1dapdPwLjw5h8Vm3NUpv2cacYxabTTUnpdNPY6H4tfGbxD8WLy1ivLO30/TNOj2&#10;abo9iu2G3Hc+7HuePYDmq3h34nXnh74aa78NotLjkh1yeGSS5aQgxGNs4C45z9a5uivLeMxEqzqu&#10;WrTX3q33H0scoy+GFjho00oRaaXmne7fV37jeSvvjmpLHUL7Sr6HU9LupLe4t5FkhuI2IaNwQQQf&#10;YgH8KbRXNGUoyTT1PQlGMouMldPc9aX9qDRNchhvPiV8E9D17VoYwv8AasmYnnwMAyAKdx6f/W6V&#10;xPxQ+LHir4s6vHqGvtDBb2qeVp+nWseyC1j/ALqj+vXgVzdFdtbMcZXp8k5adbWV+17LU8fB8P5X&#10;gcR7ajC0ltdtqN+ybaXyOl8b/E+88ceEPDfhS40mO3j8O2clvHMshZpgxByRjjGO1J4d+JV34f8A&#10;hr4i+G6aVHJF4gktnlumkIaLyZA4wuOc49a5uis/rmI9o6l9bW+VrfkdH9k4BYeNDl92MuZK/wBr&#10;m5r/AHnXfCn41eJfhW91Y21ja6lpOoLjUNH1JC8M3vjPytgY3YOR1HSunv8A9p2z0jSbmy+E3wo0&#10;fwvdXkZjuNSt/wB5MqnqIyQNv1Oeg4zXlVFa0syxlGiqcJaLRaJ29GznxPD+U4rE+3qU7tu71aTf&#10;RtJ2dvNAcs5kflmOWb1NaHhHxFL4P8W6X4rgthM+mahDdJEzYDmNwwBPoSKz6K44VJ06imnqnc9S&#10;tRp16LozXutWa8j1q6/ak0/xXf3Fx8VPhLpXiJPtUkmntNIUmtI2YsId+Mui5wMgcDvXL/Fr43a7&#10;8UILTRItIs9H0TTc/YNH09SIkbn52/vOcnntk8DJzxtFdtbNMdiKbhOW++iu/mjx8Lw3k+Drxq06&#10;esdldtLzSbsn5nSat8TbvVPhNpfwpbSY1h0vUpbxbzzCXdnDZXbjgfN61l+DfGHiPwF4jt/FXhXU&#10;Gtb20bdHIvOexUjowPcGs+iuWWIrSqRnfWOit2Wx6MMvwccPOjy3jNtyT2d9/wAT15v2o/Csl1/w&#10;ksv7Pvhv+3t+9tQ+fyzJ/f8ALx68/ez715v4u8beJfiF4nuPFnivU2ury4fLSdAo7Ko/hUdh/wDr&#10;rJp0WQ+RXRVzDFYhKM5aeSSu+7stzkweRZZl83Uow1ta7blZdlduy9D2Dwx+0f8AatDtfD3xR+Hm&#10;m+KPsMeyyvbxilwidlLc7gPwP1qr8RPi9rvj6xtdAtdLtdJ0Oxb/AEXSdPj2xq399um5ueuAPbuf&#10;O7M42sPWtnTZ1YbWOfau5ZhjJU+SUtPTX5vqfP1siyvD4r28Kavdvd2TfZN2XyR3Hww+Luo+A9Pu&#10;NBvdIt9W0W85uNLveY9399eDtbgdiDgdCM11Wk/tB2fh/VbaTwF8ONP0e3a4Vr1YJC0lyo/g3kZV&#10;cnJ459RXlAUwfu8fK3K1csmzPF/vj+dexg8wxEYKKlt/W587mGT5fXqSqSjq99XZvu1ezZ02u6g+&#10;t61carJD5bXV1JN5ec7SzFsZ9s1eYiGCPP8Ae7etZMZ330aD0rSLI13HCzfdXK+9d3tJcrkzxcRG&#10;NOPLHZF6yVj8zfebrWtbWYhjNxIpb/ZFZ9tbMoyTW5Y6pCieVNH7dKwjKMpXZ8/We5Rd5Jjyn4ba&#10;p3drtRh5jBW/gx1+lbUh08FmVsd81mzyrNJvX7it8n+0aunzyduhwSMeIs7NBvYrj+JqtW9xdPD5&#10;MO1vK7Gm6naNA4mUfN1+vtTLMK8+V43Lkr3FVKMuVOJztSv7pM0tyhBngIHXKtmqxcSNI4O7mrJu&#10;Xil+7uH91uhpfslhqUbSWMghkB+6a4akpR+Id5R+Iyd6DUmDHGcCszxM3/E3jXH+c1q3FpJaXeLy&#10;B13fdkX7tY+uknWVGeAo215+IlFx0K32HI32eCSbdWReOXkyfStO7Jjtljx97JNZd19+vnsQtC49&#10;yBG2nIP5U8uXXaw+tQuSBmnGZSA2a8DFLQ76IXij+z8LWNdHP6VsO2+Bo8fdrGuOh+tfM4rdnpR2&#10;RRkHz0U5+tNr5+r8R0BRRRWYBRRRQAUUUUAFFFFABRRRQAUUUUAFFFFABRRRQAUj/dpaR/u0L4kB&#10;PbEKN5rQtmJbA64qjaozcVqWBWDOxNzEY3V7WFOeZrWgCwqM/wANOv3/ANEK/Sq+myZh2d1pA5mG&#10;2Ztq7uWr6LCx1PPqfET2szNKDvxlcc1Z8OgwXTFgzFTjCio7T7LJKttCT/vetaoshDb/ALliG6/L&#10;3r6DDysrHDUH6m76ii2zt5Kfe+ZhuP4U+LSrSC2acvIWHK7eprNnmLzNdxHay/Lx2rQ8Kx3OoXUk&#10;L3X8PyL6mvaw8eWCZwzRuaBqGn2Oiy3SSfvFy0oPX2rC0m9klv5riVtzTKx96nvLKZrrymXyyv8A&#10;rFbo3oPpV3wfpujDVmlvLry5oz+5hkHH1B7162H5d0Z35rIb4C0HUpWum/1QmkAZyfurjr9an+J3&#10;iiWPTYvCWhyGO0HFxID972z/ADrSk16yv7mbRtFcIY2CzTJ39a5nxxHFZW1soPA8w479cV6lP4Sq&#10;nu07ItfB/wAHr4s8aW1q8X+i2v724A746D866T4seJY/HXjWPwZZy7dJ0ZfN1Bk+67AZx+HT60zQ&#10;pLj4S/C99Sn+XV9dbFumPmjjxwPy5/GuVuJI/CvhRbecNJcaxeCOabuUBBc/iTj8K9KjH3TOC5Y2&#10;L9/qK6d4JvtWuLbyZtWlH2cZ6RjgCvOVFvbwTagsY3KuxSV+bdXonx5uNMms/D9ppXywwRyZ4x/n&#10;kGvM9VuDb6GhU7maTfj616OG+G4VN0b3g298Z6HfW+h+C/ETWrX/ADIrjKnAzk8ZrU8U658TL6wl&#10;0S4tHkvFOd1veNuAB5O3pjvWb4IuI9P8aaZc3LsFaNlDdtxxx+Qr1S78ReAvBF/Pf30fmXTSFVNu&#10;hchSB/TrV1qk6ckkVT96L1OV+HXgPwprfgv/AITHS5bq0umvVW4k3s0x2Mwbgfdzkn15HpXTWXh/&#10;UvD1/cXOp+KJPs6LhJp7vJZTyCS3pXn+ufGyy8K3s1z8NtIu7+S8cvLBJCUjUktyQPqPyq3BHqvx&#10;VsV1K7nube9jG59PvIyIpB/s+31rjqU/aTubxnJRNvX/AInILx9M8BeFbzxNeSfu2ukkRYkHqC+M&#10;4+vNcDq1r8Sb/TtU1jS7y507a2LPR7+0JV4jgErKjHac9BkVa1nVfD9hqtmXstWs57Ro1ms7GBQM&#10;kHdhsYAzg9ehpvjC7T+1I/ifp3ittOtbeEtJYwSFxIAww2AevJyGGOM0RlKHT0Hy8z0ZgaV8OvFP&#10;i++0yygtbj95eJDJpusWKpJFGT87xzbmYgHnBIODXt37Udl4gsPhdpfwn+HcPmXF3IkJjVusUa5x&#10;+YBNZnwOu9G8W63efFW1laOKRjFp7TfKZOzSAe5GBVr4i/EvSdA8W3N/e3yo2nwfZ4VkwQZnG4t+&#10;C4FS61RytYzcY9GcD8Of2cLTw/qkN74xuILrVI7XddFV+W1X0z3b+Qr0bWPFMF/8Jb66sg3/ABKr&#10;JttwRlSyMTx64rw/x38TPEnjW1k8NeHfEE2mxTSqsirCTPeMeucdvYV23gmXxXo3gCPwRZW6SBY2&#10;S5aQZyGJzu7Ac9zmipGo0pSZMWr2R43Z6xZT6r/wkDSiWQylrrzP+WobqD7HtXbaZ418Z+Bo4fEX&#10;gTWmvNLI+bSLpi0fB5VT1X+QrZsvhf8ADTwzd/ar7Tv7Uu1mYi2tziFOeh9hXPeMhY+G9ejMkZtN&#10;L1OQhbeM/LBN2/A+ldnNTrWXKZ2lE9B0Txj8LfimkOsR6m2h6pJgsrkJvkHbB+ViD+NQfE3wl4t8&#10;R2Uj6atrqklsoEklv+7kYZyD/dLDHavO/DHg+717xG/gywijZL751Vo9zW/95/YV6R4rg8PfAnTo&#10;T4f8SOl3J5ayabPNvE46M+0/drz61NUZ2i7+XkbR9+NpHnF9ql5oN3Y67b27rfWEyy/Z24bb0YY7&#10;8V2HxU+G1p8VdGt/Hvg+FF1SOEN5ZX/XDAOw+9a/xG8XfDqLQLifUIo5b1bfEUsUeP3jDhQfxrh1&#10;+Jl/4H0ez8R6VbyzQnCXVtvOFOOeOxrmowq05Xgmn+hnTp06d4N3R5rZ3kVpqn+lWz281vcBb63+&#10;6wAbDD6+hr0zVvh5q1vpFvr2i6qLyzbbMrSH94nI6EcGqfxD8HaJ8WdKPxQ+Gcqi/wDK3XVkuMyE&#10;Dnj+92p/wD8Z6rrlp/wr++gYeTMX2v1VB95PbmunFctal7VaNbkxpQ57Pboy/wDG+71S7XQ9Iime&#10;FpI98jbe/QZrhdfs/Eu+H7XCLgQSb47tOMfUV6t4i8OwePPGkmhXb+THpsYCyq+G5H+Nc7rfgTxX&#10;4Qi+228/9raf0Zo0/ep7n1FcMKsqVuX7icXh6k5cy1RD4b8TaV4k0ltFnuU8zbhdx6N6V0vwAYPp&#10;U1lKrKYZpI5PfgVwSW3hTVZ/tMYWKdT0zsYH0xXafs+fuRdW6vuU3T/MzdflH9Qa56iiotpNao8z&#10;FT5oxutUeN6hajT/AIka5plkjNtv22qBk9a7LURK0mmKf9ZJqEAOf94c1l+NZ4/Dfxf16VbLdNNJ&#10;ujZsY5FTLe6v/bOiJqVgyt/a0Pz/AFPpXqVFTfLJ72Ijyp+p7J8QWKiNSc7Y159a8U16SPE0sbcf&#10;aXx+Fe1fEaTDM23ovA/CvCNTYC1d1zlnkZs9jmuLBbv1FhPjbPUvgIJLP4aXF9JtzcyELj0ya5nW&#10;JPP+JWlwIP8AUQyySf7uMfzNdH8NHez+G9vabshYySwHU4Ncs8xn+JLAHi3sDu98tTw3+8yZFD3s&#10;UZl/eiTxFeAfxSV2XgLQ/wDhIPHOmyFS0Gn2/nvj++eFH864KB/N8RsCf9ZM3869k+C1i0WnX2sF&#10;eZJPLjJHOFyP51nmEvZxTX9XNMZL4bF/4k6iNqQ5+UdfoOleVahrkFj4v0u4uoQys0nB6DjFd18S&#10;r3fc7EbO7I/AV569zbSeLooZ3TbDbZCuO7GjA0eajqctCHNUsbOqfDGeO+uvFXgq/wDOivVLS2Mn&#10;Zicnaa3NJ1RL3RJrGWN4preFkmjkHK8VH4c13+zr5bWb5be4OM/3G9as+LfDs12kmo6QWW627ZNh&#10;/wBYnp9cVxVZTVZU6vTZnpYacqbcZdTJ0BBpPw5t4HPPk7mPruYtWFoyQ22kwX0kqq1xeuu0t8xU&#10;jj8M10Gp3djc+HoLW1YqqqY2VuqlRg/jXMeI42tNGsfLG3y5l2114WPv2vvr9w8VKK5FE3/DsAuf&#10;G9vMF/497Ry3oN3/AOqqnjKYXHjpcPj7PHjC9+laXw/DyeIb6Yr9yGNQc9eM1i6vEG8aalcq+5Yz&#10;Gv0JOf6VjWXPjJJdIkYj/d3Y6CTW4rO7t7df9Y8DeWvqeK3NPiXStLMtx/rGXfM3v6VzfhTRn1fX&#10;JNWvVYRw/LCn04zVnx7rwtP3Mn+ojXLN/efPSuXExWIxCpw7IinFaTl5Fa/u4bm8kvbsbXbG5FPS&#10;su+snudctpLWIsvkyb2/uqOc/rioxcO7NMf4jlq1tJlT7bsI/wBZbuin6jP8xXuKi8LRSitrGspe&#10;7cjsUSCArGc85q0t1B0aQVVtj+5AHvUb+S27eNuO9ceH97FTZ5+F97FTbLc8ZLLMg3Kecin6ZcLH&#10;M9o/G47o+e3eqdk7CMxK+5DyKkYMSrqdrRtkN/SliLvFKHkZ41OpWUF2K/i3TbQXUGrTIxVW2y7T&#10;jj1/Cm6jZ2xs47+yl3wsflb1ralgg1G1aOQK8cq1kQ2rWXhqXSH/AOXe6Pl7jyUPIrTSpS5Xugwz&#10;9rTdN9DA15Gkssqu7bIpqg04t7aQDsuK2mj81DGR97iua1SOazuWhlB59a1wMuaHJ1RWH+FogEhj&#10;+cetW7LUW03VILxTxFMHquF/0bdjljxUbEvjcei4r1DoXu7HXfFS0iuHs9URMxXEOG+tZ/hZpzrD&#10;GU53Q7gfoMVpWhfxV8P2t5DumsZAR/u5/wAKr+HvK+0ZK/Mq4zWFR2Vjoj/FTDUpP9Nkx60VFdSx&#10;PdzYfpIRRWHKyZP3meoaNBY6f4WXV7iMCS6uGfft+bnsa8+8btLqHiezj3s3+kb1x6HpXpWsW5Pg&#10;WzkQfchViC2f4ea811O8tbfULO9vMjyWP7zHQAZrHD+9GTPSxC5sM0XviXrc955Xg6xfaXQNeNn7&#10;q+lczJCIpFt4F+VVCrUmlajc6ytzr11HiS8mO3PUIOlPv7qGygaeQc9AO5rqw1NUYnz/AMNoljwz&#10;oS+I9b+zzg/ZbFRLcD++/wDCp9h3rq/F0hj8GrEhYNcyqPlx3OcVz/wz1E28epaVMw81oTI7qfvN&#10;3/Sum8W26jTtNjPG2Vd27ngLk15deU6mMtLbSwVItSSZyuoaY/iTxDZ6I6MYYnXzMf3QK3vE17DL&#10;G2lWZQrH+7VVbhVHU/U1zn9uPYi4uLOVvtV1N5cLD+Ad2/AV5t8ff2rfgv8Asp+Ebnxv8ZPG0Fhb&#10;xx5ig8zfc3knXy4oh80jH26dziuqOGlWkmdFGnzNN7I9i8Ll9Bu9S8Xx6vDY2+j2/wBqvJbiYJEk&#10;YBZ3ZicKABnJ4AFfjL/wW7/4LHa9+2b4t/4Zr/Z48RXVv8M9FmC65dwfu/8AhIbxG+9nqbdDjap4&#10;ZgXIPy487/by/wCCxHx5/aztdY+FvgG4k8J/DvUZilxptqxF3qkIwALmQHlDgny1wvODu618fxRR&#10;xx7IUUDHpXtYHKYU6iq1NWtjs9lBS5h1vGsSBFH3eKkJA60gwoqzoOgaz4v8R6f4S8OWUl1qGq3s&#10;VpZW0f3pZZGCqo+pIFe1otzQrAk8gVb8OeHtf8Z+IrHwf4U0mbUNT1O6jtrCytkLSTyu21UUepNf&#10;qd8Mf+CHngf4Z/s4+INR+Kqr4o+I2oaJcf2XBHI0dnp1wYT5aIqnMjh+rk49BgAn8+v2TviHqf7J&#10;n7XvhL4r+Ovhtq1//wAIbrn2jUtBjtyl0zKjrtw4+VgxB5GARXN9ajOnJ09WkJv3W0fr9/wTX/4J&#10;g6b+wZ8KF+KPxIihu/iV4hhC6hNG++PSrc7WFrH23ZzvYdSABwMn7H8MahDqumsvPDY2t/CDXwV4&#10;5/4OC/2f/FGgrb/8M6/Ey2k85XZpNJiIHB4z5nPX0FY/hz/g4F/Ze8PyPNJ8LvHkirCvmKulxDLE&#10;/d5l6j8vSvm40cbiaPNUXvepxunOtSvLc/RvTb5zbi3KYaFvLb3x3/KucYm2127jb+JsivlD4Vf8&#10;F2/+Cf8A461xbTWPGur+F5L0xj/ioNJdI436fNJHvVR7nA96+mdF8b+D/iCqeMfAniex1fS7oEw3&#10;2nXSTQyD1DKSD0NZUsPWo1PejYugpfaR0mlztPqkMI/hVi3HardnqDDxpaXMO7/R7hPm7DBqn4WK&#10;zLLqZUqoXbz3o0q6S3uPtrKD5l1ls+hrOEebFN+RrD+Mmdt+09HEdY0C7kj3b4plDep+U/1r4VtL&#10;f9oOX9t74pD9n+78NRXQs9J/tI+JEkKmP7JFtCeWOudxNfen7QEEWpeA9A1xDu8mdV3jtujx/MV8&#10;I6X8ffhX8Bf23fitqHxU8UHS4tSstJjs3FjPPvZbOIkYhRiOo68c16+W83JPlV3yvT5oxzenGVam&#10;27K61+RofES1/ae8DeI/Cfxz/bB0Wz8R+AfCuqfaI7fwPMI49MvGbal3cxPHvmVT0w3B2gnB2t1X&#10;7Vnxb15vFPh34efAi8tbjxB45mLafqLfvIbW1CCRrocHPyHI69CcE9Yfi7+2D4J/aF+CGpfs6fs1&#10;6Hq/i/X/ABZmxaaHR54LXT4XYb5ZZJkXGFBxgYB5J4xXHfHP4eeMvghrHw7+KfhXTZtePw90tdM1&#10;yC1X95Nbm3WJ5kXJPB3HHJG4E8Amnhv3lZOtFRkuZKK26NfezxfejOoqbbWl3131Ni7+Bn7WXgO0&#10;/tvwP+1frmraxHC0/wDZuqW4ksrxgM+Vs3MEz03YOf8AZ613Phf42N8dv2UtQ+J62H2Ga50m7tNc&#10;so2O2O6iQg4z/CThhnkBwOa5SD/goj8FYY7fUPAsWqeIvEUkckdn4ZtdGn86SdkIVXJXbjd12kn0&#10;z1rqfgr8DvHHwB/ZE1LSPijbxJfa9Y6hqepQphhZ3M0RbymIyM4C9MgNkZ7060nGUfbJKXMrd/Mq&#10;p7KNX9y7qzv92nzPnr9lbwF8ePij8GdLSx+Ldx4O8N6eJYrBdJt911et5jM8rOSNq7m2gA87enOT&#10;2vw+8WfFz4M/GXTvgv8AFnxd/wAJFpPiSCV/D2vTQ+XMJoxuaGTk54x1zyy4PJA4/wDZR/ab8LfC&#10;z4MaT4M+LsF3osDedPourPYySW97C0zZAaNWw6vvByOw6HitzRvGK/tS/tC+GvEvgrTbr/hEfBBm&#10;uX1i4t2iW8upF2qibsHA2qcEZxuzjiu+t7SVSamly6/8B+oqLp+zg4SfN2Ov8bfED4v/ABB+NZ/Z&#10;1+CXipPDf2XT1uvE/iQ2/myQRvgpDGp4DEEHsTnquDXNfFDwL+0J+zTo138SdE+OGp+MNL06RX1v&#10;Rdej3GaDPzvG4LbCBz2wOfmAIqbxzr+rfs1/tJX3xs1XQ7u88K+KNPt7fVLuxh8xtPuIQERmUc7C&#10;o/HJ7gAx/Hr9qnwT8c/DF18JP2eReeI9a8TQiyaSHTZoobSNwFdnaZVx8pPsO5GKmEZe6qaXJZXf&#10;5/caOVOXO6kmprb9DoP+CgvjTSvGH7IFhr+hvm11K20y8tdx/hdkbn88Vpftk+KvGnwq+CLeJvh/&#10;4iuNNlOoWcbS2+Nyq7AMBkdCOorkP24PBr/Dr9kXT/h290Jv7Bs9MszIp+8UMak/QkGun/4KD4/4&#10;Zlz/ANRjTz/4/WOGp0lTppbc0iKylJzfXlj9/UvftwfEPxT8LPgcvjHwBr1xY3I1y1SQ27Y3xsXL&#10;LyDwcU6x+BP7YOqfCDVvjveftT6loeuQ6dJqEfhHT9PH2GLYhlFs+5vmIGVyQfmzyepz/wBv+yWL&#10;4M6dDsDW8ni7TwVI+787cfQ19MfFi9Hh/wDZx8RXYiBafSbhdo7hkI/l/KvPxVZ4enShTSvOXXtd&#10;EctStUlzPZK34nzrYfEq9+K37EereONSjjS61LwhdSXKxqdvmiN0cj2LKTjtmvN/DXxj8Y+LPgb4&#10;C/Zq+A12U1yTQba48T65GoZNGtc9CenmNxx1wQOrZHYfCjSBN/wTFXVbXHmReGNSMh/vL5k364rz&#10;j4ceF9e/Zo+F3hH9pHwJZzX3hrX9EtIviBosalmTbu23kXcEZ5HOOR0c7fUoyounUS3UtF52ZnKV&#10;SUoP+6rv5n2jJpL+DPhBZ+HzqF3fvDawxNfXjbpZ36l3PQknJ4GBmqvihHfRLKBfvFlU+5xVm78X&#10;eHfHvgHRNb8HanDqOm6pHFPDdQNlXjwPyIOQQeQcggYrR02wh1bUI0lQeVbZdvZsYFfM05Sp05zl&#10;vdn0lSMfdhHYni+w+E9FF7NHuZYwkKr34/qa4/Xrqa+1G2N3u3x5YK3f5eTWz4n1NtX1fCf8e9ip&#10;4/2qo+K7IrqFjqEceIp7IFWx1YoDRh4cnLKXxS1Mqkry5TLsbO2MTX19OBHu+VF+81dN4RkitvD8&#10;2rRR/M0x256gDoAe1c7pXhW+1OJpGfyx/DuBrobTw/4osdA/si2soZFYlg7ye9VipQlH4hLcoXXn&#10;y6mt+Ru3T7m3fWt5rJDZalcMnENq5XJ7kYqjF4R8VS7XuFtUK87Qx5/StQ6brv2Wa0ltrfbdLtm/&#10;eniuStKNSSUZLQrELZo4HT2EdypJ+9mu38GR3EnhLUrS0z5hm+X8cVAnw2083KzyXTqq/wDLOHgf&#10;ma1IYl0oDRdDTElw25tzZwO5NXiKkK1NRRjUrRnT5UJf6et/Zx6DbqXZWUMByBj1/Kue+Jcltotn&#10;H4SsZgZpz52oSD+Idh9K9At7a08O6bJdTyKvloZJpmPYc5rgIx4D1qabWNc1+GaSaQttaXbgdh6m&#10;jDTUpX6Iwpy5pX6HKWkxhuPMTd/s7eeRyP1r1Dw9r1lcrbXKyblmXDe3HSsOLxV8PdHGzS4I2Zej&#10;RQ9fxIrP8N6pDNLeRW6lY1umeHd/dPOK6qi+sR1Q6nv6nSSi7E11ousXiR2tq2VjVcb4/vKSfSsL&#10;UfiJDbWzWvhXT9wHAupVwo+g6mumhu4JLy2u54t32iM28x9D2NefazZPpEk+nOMeVOy/hniufCxj&#10;7Rwa2KpcstyhczTTO1zdTlpm6uTXY/CbXRbt9glm4Mw8tT0+Yc/yriZGO7p+laXhnUFsLppdvzIo&#10;dfqD/wDXrqxEL0mjafLOm0j1jXI41ljYKOnYV538Q9MRPidpE+z5bnTVRvfD4/rXoF/Ot3a2tyh+&#10;WSENXD/EW9jfxr4cSNPmTKFsfT9K4sLzXsuzOOnozY+IC+Ul4i/w2uB/3zXnPhzTzqut6TooY/vr&#10;ld+3rtAzXoHxFvFWC6nP8Vv/ADFcp8HbRdR+IwkkiYrY2eU9mau2nJwwt/I0ptxpyPQ/GeoR6ZYz&#10;SswCww7R9ateEVP/AAilvKFwZIN+361x/wAU7241bVIfDNrIy/argK7KO2a6zRfC+taXp0OlnxAz&#10;QxxqilY/mIxXl4ql/s8FfVu5n7sYps848G6RDqHiuS/uY9y2THy+OA57/lXfwPFcsbe2LSPgnbHG&#10;Tj+lWPDXw70fw8Jm82W4aebzHaU8fTAreCwwRgIFVV49MVdbF88k4lVq3tKl0c5p/g+SVjNdJ5Ks&#10;2T3c/wBBWgum+GPDkP2u4WKPby01wRn8zWR4y+LGleGoWjsLdrybdsCxnChvc15vLr2s+K/EUeoe&#10;J7jzI/M/d2q/6uMfTuferp0cRiIczdkEaNSpq9jvNX+IV5qU/wBn8J2u6MNhbqQYjbjqPWuRn8Sz&#10;eL7uKz1mVpGj3ecjH5N3oBV6a5fw/Isu7/Q2YLtx/qye/wBK53Q4o01sXKPn7RK7H2GWxXoYaNPk&#10;5o9Dqw9OKqe8iXU5vst48cEUKbPu7YRxU+l63cPN9kn2+W7fd2fKPwqtrh26nIPamaX814oH8PNd&#10;BrKMOa1jVk0iB7n7Xp05gmjbcIweH+nsa1dSsm1GGPU7GXyriHndt+96qaxftktvqsdqfunlW/ut&#10;/hW19oaSH7dakggYkj7flS66kScqb5JaovfD9pBcXkcrqzM25tqnrWJqsUum/EAzB91u8h8xf+eb&#10;Mpx+ZH61u+F5Yk1ZmhXiZfm56VDfCyTx9JDqbqIZ4QMP0ztauaPLHGOxl8FQ7bSfmjVj/wA8/wCl&#10;S+KSHtIZ1H3lXcayPDet2dtI2lXepQeZGP3beaPmTsa0Na1bSG0KKV9Tt9oUjcZRXs0alNVU7jXx&#10;GXaDN3kdlJputsWRpAMndhfwqraa7pkkjm11CCRvL4VZBUmv39nEY7Z7uNWCr8pkHJIr7LL8Vh41&#10;EpTS+aCojkfEjEDFYMJrotbs7q7GLe3eQ/7Ck1hxadqAn+zGxm8zr5flndj1xX3eFzDAxo2dWP3r&#10;/M5uWT2RNBwuKtR/d/GorKyvLlC9vaSSLuxuWMnmpplkssLeRmLd93zBjNTUzLAt2VWP3r/M1p/F&#10;YnhJNWl+90qla3EErBI5lYnsrVdbMUojlG1vRq8+rjcHr+9j96O6nJRepqaGuX5rqrJMIOK4/Tru&#10;CwCzXs6wqx+VpG2g/nXUaT4l8P3BFsus2pdh8qidc/zr5TM8Th5q8Zp/NHrYapDubluwkjCMfm/h&#10;okDY2svIrO/4Srwxbs0MviCzVlbBVrlcj9aWbxn4YdMHxFY59ftKf418Vi7S1R72HxFGy95feTvE&#10;00nlR9WbFad35em2Sop7fnWPpWuaLqF/tsdXt5mVS22OYNx60/W9as5pzGl/HtjXnEg4r5vEeZ72&#10;HxWFpx5pTVvVGHqk5uLtpQarQ/f6VXk17RSCf7Wt+v8Az2Wiw1bTLyfyrXUIZGA5WOQEiuWrTly3&#10;sevRx2D5buovvQannIqgWJLc/eXNW9Zu7e1CtczpGGbCs7AZrNguoLoO1rMsnl/e8ts4zXmyp1JQ&#10;vY9/B5ll6iv3sfvX+ZUvOW5qkQAfxrS1WyvLVGlntJI1X7zNGRis/wAi5dvkgY7unymuGpRqOV7M&#10;+kw+bZXy614f+BL/ADG0U6/trvSiq6nA1uW+6JlK5/OhLe6ddyW7MDyCqms/q9bpF/cdH9rZX/0E&#10;Q/8AAl/mNopsjiIZlIXPTdT7aG4vDttIjIcE/u1J4HX8s0ewrdYv7h/2tlf/AEEQ/wDAl/mJRVif&#10;R9ZtYPtNzpk0cY58x4WC/nVaDdcosluPMVvusnOaFQrS2i/uF/a2V/8AQRD/AMCX+YtFMa4iWTym&#10;kUMGwV3c59KtNpeqJF5zadMF27t3lnGMZz06Yo+r4hbxf3MP7Wyv/n/D/wACX+ZBRUMN9a3RVba5&#10;jkLfd2tnNXrXRdavovPs9LnmTpujhZh+godCtH4otfIf9rZX/wBBEP8AwJf5leiprvTtRsCFvrGW&#10;EnkCSMr/AEqq11bry0yc9PmoWHxEtov7mL+1sre1eH/gS/zJKKS0JvpPJsh5zf3Y/mNTXFjf2lyt&#10;ndWUkc0nKRyIQzfQYo9jiOa3K7+jH/a2V/8AP+H/AIEv8yLnsKMn0pk8yW10LKd1jmPIibhj+FW4&#10;9F1qVQ8WlXDBhlSsLcj8q0WExVv4b+5j/tTLf+f8P/Al/mV8n0p0HMnNWP8AhH9f37P7Gud3Xb9n&#10;b/CnJoOuRnfNo9yoHrCw/pVfVMV/I/uYSzTLeX+PH/wJf5k1vlWX0NamnyBJue/WoYdC1oR/NpFw&#10;Mc8wn/CiCaKKXZLIqsvDKTyK6sPTnU91Jnz+KzPL53Ua0X81/mbiL9ottg6rytTafuW5hDD/AJaL&#10;/Oqul3HmuLWJtz7cqo6mtJoPscsNxMDGu9dzOMAc16GHjOnU5JKx85icwwWq9rH70blgu7Uhjsta&#10;luglutjjhY6w9J1fSpNSmjTU4d0UY3KJRke5rS0zXtGmlnlTVLdvL+RsTDj2PpX0lOjVtblf3HzW&#10;IxOHk/jX3o1reZoDtfLLVoXdsejE+iqOay4fEOhk86xbf9/lqRfEnh/coGtWvX/nuv8AjVfUfJni&#10;1qlF7NGkDLdnL/Ko6L61MibrrO3hY8j61nw+IvDwXH9tWv8A3/X/ABp9v4m8Pm5ki/ty13eWp2/a&#10;Fz/OprU5UaO1jz6tSmo7oNeVRc24/vPUrwwCZp1TDdM1m+IfFfhmDULGKfXrNTJIwVWuF+bjtzU0&#10;/ifw2UDDXbPHX/j4X/GsaUZSoqyOeNSLjox1xCGkznHzVXXYs0jA9GqrN408LiXZ/wAJFZcf9PK/&#10;41nJ418MSNMI/Eti2Gwf9KXj9awq0aj6P7g5o9zZj1rzJ5LOaDdH0asvVtCj89b+xZnjH3l7pVXS&#10;/Fvhq4uLlYtes3ZWwdtwvH61nt8SvDFh4kuLI+LLAMgxJC12mR+Ga8nE4Wtuov7mJyhHZly+gmdm&#10;eNdy1lXqyI3zIR+FdAbjS9esm1nw3qMEyY/eCGQFT+XQ1zF/408OLObe41i1V14ZGuFyP1rwK1Cv&#10;LRQf3M1jUp9WiNumCKjK5R8D7vIqOXxV4WY8avaf9/l/xqODxF4feZYotVt2ZzgL5w5rw8Tg8W/s&#10;P7mddOtR/mX3lu2YEsp781lXoKuwx/FWtpiNqF79j02MzSdPLiG49fQVR8R6fdaVfyWupW0lvJ3j&#10;mQqfyNfN4rA41ysqUvuf+R6Ua1LkTcl95kOTnGKTJ9KJiVfIpwguT923Y/8AAa8OrluY81/Yy/8A&#10;AX/ka/WsPb4196G896KctteOxWO1clRlgFPFPTTtTcMy2ErBeWxGeKx/s7HrR0pfc/8AIv6xh7X5&#10;l96Isn0oGe9QxX1rMMwzxtzj5XBqxLb3cJUS27Lu+7uXr9Kf9mZh1oy/8Bf+QliMPf4196G89qMn&#10;0pyWt5J9y2dsdcKeKGgulOGtnGFz93t60f2ZmP8Az5l/4C/8glicP/OvvQ2ioTd24dozOu5fvLuH&#10;FMfVdPjOHv4V+sgp/wBl5n/z5l/4C/8AIn61h/5196LNFV4dRs7iQQwXcbseirICTTE1vSpCyx6n&#10;C204bEy8Uf2XmX/PmX/gL/yD61h9+dfei3RUMF7a3Ofs9wkm372xwcflTRqVixwt3H/38FH9l5l/&#10;z5l/4C/8hrFYb+dfeixRz2qFby2d9iTKWPQB+tWVtLxhuW0kP/ATR/ZeZLejL/wF/wCQ/rOH/mX3&#10;oZ83pRz6U2ZjbusU67GY4VW4JNaEPhjxNcxedb+H7x1PRlt2I/lR/ZeZf8+Z/wDgL/yCOIoy2kn8&#10;0UefSjn0qeHS9VuL2TTrfTZpLiJcyQpGSyj3HUUyazvbdtlxZyIfRlIqf7NzDmt7KV/R/wCRP1rD&#10;/wA6+9E0DE8A1aQ7+Fbgd6zTfW9sD51zGmDhtzdDUset6OmF/tS3Hc/vRXtYTL8wUdaMvuf+RhUx&#10;OHb+NfejoNKG2VoweMU+YbYyM9Wpukul3MRbsshMYf5efl9fpVfWNW0qwt/MvdThhXfjdJIF59Oa&#10;+hweExXNb2cvuZwVMRh7/EvvReto5Vu7eMD7zjmujuZBHEDXJeHte0XUddt7G01W3ll2F1jjmBbA&#10;74re1nWdPtJFgur+GMqvIaQCvbo4XEe0S5H9zOOrWo81ub8RgkD+cD/Dya6DwVFDaWn2sx7p7hsR&#10;r3IrjdG1vStbmuoNP1a1k2t++ZZgRGPfmumsNZ0DwbAupaprEKzbQIxJMOB6D3r26eHrS05X9xla&#10;O7Z18lnoOlafLPrkK+dL87luq+w9K4261fRNQeS3ZZYVz+5mIBx+XIrJ1r4i6XrLs9zr9rt3ZWP7&#10;QvH603wu8Pi3V10fw7cR3k7HGyCYHaPU16lGjJW0OarUhUlaB0vhm3t7DU/tYct5kZXzFIwfrXUx&#10;eHNAutf0vW9WfzrazVna3jUt5jZ3KDjtkn8hV/QfglZaRYJqfjC5EcMOXkUkqoHuTxUV98fPh78P&#10;7X7Bpohnt92LaSNljV/bJ+99a9OnSqcpUY8sbSMn4hXWqeK/FK6jNZyrZ267LOR42VVyOT0qj8Rr&#10;O1nGmvpQFxZ2tvtLQkHZITkk96zfE37Rw8QygQ/2fawKSFUXIbP64rjdZ+INtcMWl1uxVeu4SKp/&#10;Q816FO11rYzlVp7Haat4Xk8X/D867HdMzaSNskca/fXP3gfoT+Veb67Jv+0QBvlRVCf412Xw4+Js&#10;/hfSl0c2bXFnfZRgy5V1bjKsOO/euZ+Ifht/CF5eJfzJFC7KbZ5JB9w9B9R0ruoSs+VsJbXRTn12&#10;1jsrN0nzNC0bttU8DPP6V6VrmtRajZWYsYlkkjkaRv4V+7wc9icV5jpljokelSEajFIZ4vlPmDgH&#10;mum8I+Mbaz8LQQtext9oD28q+YM/J3/Kt60OaKFCXLKx1HiK88Cx+FW8UWtyuh311a+SB5Y3li2O&#10;vuR19K5fXviXq3hDS4rDQRqGs6kVBULbv5K/39rDhzjHTiuI1zX7XT2k1O88rUra3gZfsbZHnKG5&#10;Hp05z6810nhn4seGbixt9M+HWg3nyyb7W2+zuZLZyuCPM+7t/wAmuaKUdWa3LcsnxhvNc0XVJI5N&#10;F0qSKOe/mvljdkG4h2BxnbjoDyNwzxijTXm1rU9R8N+HILWW0mkeNtT+wiNTCx5CL6nnLY9hmsu9&#10;uviF401T+yb7Xkmht/3c0cZPkweqr0DH6cV0EV8mlN/Yej20lzMQBJ5cZIHb5sD0HSipyysTzSWi&#10;Ok1bWfB/wc8BfbLK3jK2VviKNSC08g7fn2rwi20z41/F3xabzTrO11ZtUbzZJJE+WzB6g8/LgcV7&#10;nH8MNE1+2g8S/Fa4aKxttwsbIPtM3GSSPerV14vs7Kx/svwBpVvo+lwrhpkQRllI6+9Z06ko35Fd&#10;vcOVvczPD/gjwd8N1a91+X+2Na8tQYbdMJF/sKfr3ro/h/cL451O60zXYHEdrGshtIz+6XOcDjqf&#10;WvMdf+MHhnQkktNDk/tC4Ay0gf5Fb3bv9BWp8CvGOqC71/xT4g1aG222RSONmCrI+3IxnriqnRk6&#10;fM9xqSTSRz/in4uaN4TurvStPtTdXX26UCFWwEG48n29hmuNutP8TfEHVkS8he6u7ph5FvHwq9wB&#10;6AfnUeiaKl7q8kki/a9QmmbAznOTnJruo/Gej/CLTVl0e1jvNduWIkmY/LbgcYH412X9nG0dWZfE&#10;7s6rSdT0D9n7whJqXiV1vPEl1EqrbxtkrxhU+g7mvGr258Q+OPGC65rF2ZL6/mA9o485IHtitPdq&#10;GvarN4h8SC5v7qZ8ttU4APYe1RRa0fDpvPEcfh6TzNvlW/mPwvPas6dJR956yf4DlJy22Rb8ZXSX&#10;3iHT/D1s6t5Mnn3Az90D7ua2NOij1F7rwxcCMQ6pCVheQfduADt/PpXFeFLPVby5mne1kkvppPMd&#10;8H5vT6V6HpPw/wDGmo+Tfmw8tYnV1aTC4cHPc8iuHGRlTrRnF7GfLN1eaKPP/COsa58PfE0hsnaG&#10;S3uNt9ZsOGx1r3H4d3Wia/ql54nsdKhgkaNUkkVQN7EZJzXHfEz4Y6x4j18eJXm0+xupIwlwY5h+&#10;/wAYwSM/e6elXtA1eX4Y6NHpTz2txDGrBp1YA9c4J9eaxxnLXppx+J7nXSUqcnfY5fx14yvP+Ey1&#10;i50HVJIVPLvGR823gD9KueHv2idQ0u0t7PUtGWWOONd0idW454rP8beAr7xjbHW/Aeg3Fv5keZGe&#10;T5ZwfT0xXLzeEPENi0NhqVk0CyKA77ssPoKr2eGqU4rqjGrUxNOX7s9H1Xxf8KvHkH2vVfB92rtw&#10;txbRfMnPX5T/ADqz8EH0qz1G7/sjVJJLRL140t5o8Og7E/nXEXmtaf4d0aHSdPiMczLgJ/EvqT71&#10;R8F+MJfB8M0SGQrNJmWRuSScc/WufEYa1G0TgzCpzRSsrnV/FaLSLP4h3V/qFqB523bIy5VsCs2b&#10;UY77W9Hnt7pZSupQnPXp/wDWqbxnc2+q2AuZY9ylB8xb7uejD3Fcf4fM0PjHR9x+ZdTjB2jrzU06&#10;PPHmk9UclOUme9fEGUSRtKD/AMs8j8q8Pv8ATtR1HTi9tbtIq7+V643V7R8S5RFpck46Lbgr/wB8&#10;15Tpeq2SaQ2nqJPtBgZl+UbT71z4VyjBtdycPzLmkd/4WQ23gmFWXapjGF9O1cJoUu7x5rE5P3Vx&#10;uavQ4P3PhO1Q/wDPKMH64ryDWbi7l8Q6laWrR28bXW26mDEtLx90elVgbylNhg/4rYQ3Ja/DWcit&#10;KhLbc19A+BgNL8D2sMh/eLDvk/3jk14VoGkodTXT7PTfKXzlEjbduea9ua4W00S4VeNq4X8sCs8x&#10;95wQYiNpo898U6hczayTCdzqpIUnua5DTbey1jxJfN4l1xrORFVd0NuZI1OO/Ofyro7u5EurXFwT&#10;8qFvm+lefwJPqWo3WpJcSRLJcN8qN17Zr1MPHlhbsgoOMZXaO2tL+CzElk3iaG6t/LBikZfLkVs+&#10;jfyruvB3iuz1y3/s8TBpoFxuDfeUV5f4K8LWuuas1peX9wq+WWXawzx2roLDw/b+GPEEcuhT3Elw&#10;tqJZlklyMenSuLMaNGpTtJ69DujH2nvRNj4l2F1Yhb/S4/8Aj4ysw2/xdjxXKeKNRuJNLWyNjJ5k&#10;e07kw3SvRtVeDxH4dN7bj5lUyL6hh1FcBc+Bm+3NqcmsTfModF3ZC8dKwyqtTlaNTeJNTllJc250&#10;3wkvRf6ZcaiRtkeQBh6BRisOO5N34g1K4MhYveIm31xmug8HCPS/BMl2h+Y+Y7H3ya574bQNrOu/&#10;aGzsjZpJsjhm7VjHllWr1PkbTpxlTUe53UUkeg6K0rqu7bvb/ePQV5t4y1n+07/yI3/dRyZPT7+O&#10;TXZeMvGWieG9RsjrkEk8JlzLbxrlnAB4wf8APNNv5/gX8T41h0Nn0HUnXEaTDy42b0z901eXYe37&#10;2XUVSipe7GWxy2h3P2qwXn5l+Vq0rWZ4isufuNkUtx8PNd8FSTG+2yQsodXjbIx6/wCeKqR6jbeU&#10;2Zkx67uK9vWUe5nySjo0a9qc26yH+Ln9apXkpXcQerV1XgPwbY+NpfsA11bdgMDDDLcdh3+tU/iF&#10;8IfGvgqR7qCM6lp4wyyQJ+8T1yPb1rgwdGVGo5T6mGHweIp3nLqZGlkeTjHO6rEqrIGjYfX6VU0W&#10;4juIPNiIxnH0pdTmMYDK/wA1c8vezK3Y5dXmFuyLXh2YWStpMh+580Xuv/1qTxHDNhb2DO1eJl9V&#10;7Gs5bi4mWOe3+WaGTK5/iHcVvL5WoWf71flkX5l9K0rRlRqKSMcRD6tWU47HMM7I2xR0qr4h006n&#10;ZrcWwDSx9Pf2qe6c2182n3XEkbYX/aXsapG+bSdUWOR8W8/PzfwtWEFKNa8d9yqUv3j8zICNINij&#10;7i8+3rVZG54rodV0ZyJLnThnzOWVf6Vz6boHxKmGHG1utexRrRrRujqOm+FuoqutSaZL926gK7T6&#10;1GJ5dLvpURPuuybW+tY2hXraXrFvfr/yzkDfhnn9K6HxpEkGuGeHmO4jWVfxFFQ0jL935oyllMN1&#10;LNKfllbcKKeyJKuGTpRUXj1F7x7LcPI/w8hDkFlt1B/75ryHx40k9rb6dCW3XEyp8p6jv+lem2+u&#10;Q3Pw3R3ky6xoh9ztxXmMypqvjCOFTlbBd8mem49qywceWMrnp4iVsLdlySOG0VbSHhYl2r7AVn4/&#10;tDWGRwpjs4TI/HBY9BWhfRSQGSZgSq5bdjpWL4n16x+HnwV1L4n67pWo3azSKRZ6Vp8l1dSKSERI&#10;4o1LOxJHQcAknABNaSl7l++h4tOMqkvdLngkSQXn2p5vmkjYbcdc1n/tbfto/s0/sv8Ah/8AtX4x&#10;/FnSdNkgt32aXHcCa9lcgABYEy5784x718NftLeL/wDgrB+1TZXnhn9lH4LX3gHwv9laNptW1S3s&#10;tZvFx8zfPIDbKQDgAg46sM1+T3xc8K+PfA/xD1Twf8TdVjutcsbgx6hNDrEd8pk6kedE7q5GecMe&#10;citqWWQxVdTlLbodVTD+1qJt7H6BftMf8F9PEGp31xpX7LngJbKIllj13xJHvk29MpAp2jP+2xPq&#10;K+CvjL8bvit+0D4zm8f/ABh8aXmualMf9Zct8sS/3I1Hyxr/ALKgCuQQ4Pyj/gVSDON1e9ToU6Wy&#10;OiMYxWgHcwAxgdzUgwvzfpURBwKUHHJP41sUSMy5wRVzwn4w8TfD3xZpvj3wdqbWWsaNeR3mm3SK&#10;GMM8bBlcAgg4I6YNZsj4TzKbteZVKKzc/wAPOaTtbUNz9jP2c/8AgsEurWnh34aft0eA9U8D+LNU&#10;topLHxNcae0Ol6xHIoMU/TEQZSPm5j56qMAfbnwk8N/DzWfFVr4wstB0a9kvoy39pR2sUjTJtyD5&#10;mPmHpzXhf/BLLwF8Gv8AgoP/AMEl/Dfwz+Pfg+x8Rnw7Pd6Fcf2hZj7RZvC+6IxyffjYQyRYZSD2&#10;7Yrwvxd+y9+25/wS38cS/ET9iXW9U8f/AA902ZptY+G2uTPPJBDn5/IAAOCp6xjcMcq1fLSlSxHt&#10;KEPdkul9/Q54yjO8Nj9Gvifa+HtT8FLe22jQiH7UFV2tVUHAPtXxP8ff+CgP7DH7PZm8LRaXo3jP&#10;xPPeLaweF/DmnwXMstyxKqjtt2L85C8ktk4AJr3r4fft/wD7L/8AwWD/AGXdd+CHwX8Yn4e/Fn/h&#10;H57eHwTrV0LW5E/ksuIHOBOucjcg3r1ZRTF/YT+D3ga28JaD4u+DWkWs/hG4t7zR9tigaC5jTAk8&#10;xeXYHkkk5PJzRg6P1OnyVWzaFF0aaV7n5V/tqfsP/tMfEr4AeLP2+vjN8PtH8Bx6XeWsGg/D/RdN&#10;gga30559jTTeXg7w7r97LMSSQAAKzP8AgmL+0N4l/YQ/assvhJ8eNdutP8K+MNPtEuLdbkywWsl0&#10;kc1rcbVJCZDgMRyA5z0r9N/+CsXgXxD4z/4J0ePNE8LLZrJHp8VzcG8uDCoghuUnfaRwWwhwp+8e&#10;O4Ffm1+3r8B5ru41T48alpdzY3Gh/CfwPqej28St/ojSxpA8M+VHzjYTx2Ga9GhiPb0nCfojOM+j&#10;P22vb+2RY9I0+XbGsYLFP4vxqGKVLeVCV+VXVtv0NcD+zj4+k+JfwN8GfEO4l3Prnhmyu5m3ZBd4&#10;VLf+PZruJfvlDXjRpfV52f3kawkj1L4lwrefAVZ4xuFrMjnbxhRJz/OvMUtNJuI/NubCFnZclnhB&#10;J4rv57ubXPgvJYozfvmmhbjoxQlf/HsV51ZXDXGnw3B+80S7l9Dit6V4xbud+IjGbjJrp1PQPAFj&#10;Z6b4OmZbWNNwcttUD5cV474jUtqUwfn94c7q978JeENf1vwxHB4e0lZGe0DSmRtqltvT6n0rxTxd&#10;4W17SdUnstTsHguFky0MilT17ZHNefg4VvbTnO/lc82FKUZOTjo/IyfBenaVpvjCz1K2063jma5U&#10;STLbqrH2JA5r3Dx7bw6/8P7+2kXP7nfjPXYQc/pXh1nKuk6lDLqLiLa4brz19K99+G/hBvinK02r&#10;X0mn+FY1YvPIu1r1scooODt9+hroxWDxWNxUHC+nUX1fmmlFWPEm8C6p8W7a28JeH/Ca6xdW8mVj&#10;a1EkIj7+YSNq445rf8ZfsfeMfh98L9Q+I2seM9Pt49Lija307T4iy8kDYW42nnHTFe7+M/i38KPC&#10;WgP8OfCuo3GmW8m1GGh24WZuf746ZrmP2kp5tM/Ze1KwtILiG3ke1kVbhtz4MwGWY8knNfV0sHTp&#10;UWpSuzvp4OjSi5W1Pm+xc3mmRveIrF0+YEda6Dwboejalqmm2djpUEKwSGW6WCFV3YGcnA9h61g2&#10;RAs4UI48sfyrsvhBaGA6pr93hFaPybXdxnPUj8K+dxFWVGjJ99jhtFatL7jB8aRW154vuEngjdFj&#10;Csu3gjPStKTUtJe1t4r6SNjMQFjZN2W+lLongzXPiR4/uLHQrdvKaQefebcxxoO+fr0rf+N0XhLw&#10;utt4G8F2caf2DGk99ecNLcyt9/JHQAH8K7MLha0qClsktDpjhpVKbfYz1jhuriGyuEz50wVVK7ue&#10;ufrwa6b4p3EkMOg6Bdr+7diZoxyCAuP61z+ianpTa1YaqX82NF8wLGwye1aHj7VbfxRqVrq9t8sU&#10;NriMSHkEsef0rxcRCVTGQi07JPXzOLkmpXS1Lmh2Nh/Y39kRxRtDHuRY9gwV+n49K52S2jiurfTb&#10;uKNY4W5j2jbsB+7j6ex+hqxo9z4gy8FnpVxHHcOAtzLEyoCRjIJ61638MvhjovhDSv8AhM/GtlHd&#10;XOGeGC4ySqj+I89+wrswmX4qpN3dl1Oijh3KopJaHJL8KvHnjfw5deIdNtIdE0zT7OS5N1exbWlC&#10;gthF44Jx7Vyugz3Gm+DW1DUJv310pdmB6LivePGHjbXPEnwI8S+JTAtuyQyWsMMY+UQ4XPHbjNfO&#10;2qXE114btba0kWG32rukkbnrkitMywdHDxp0qet9W+52V6fJqMhty+nPH5v7y4H5k/z4rR1XWtPg&#10;0Gx0/XV508bYUjO5mODjOPY9KxJdQvf7OmOhW7oyjDXcnLH/AHRWHFqSwWDaS0Ukkk03mtcM5PI7&#10;GuWpSlVkm9keenGOpoar448QanLssMWFsuMd3b/Cui0a68W2+k2upf8ACSF1uG2+TdwbsknjkYrh&#10;byYx27FPvdAfrXpGowx6faaPFu+SK4j3fhg1niIxioxSGqktCG58ceIdPujBLbW8wWXYeSuD0q7r&#10;fijV7CG6KWMIaGPcpaQnPTj9a5jUp2klE5PMlwpOP96tTXZ5bjT7uWY/MYTn8xXPWpRp1I2Q6zbk&#10;jJn+IXi2bmO4hhz0WGHJ/M12Xwxt9bvUm1vWX3Nny4WYDmuJ8JaLJqtwJWQ8SiOFfVvU+wHNeqSz&#10;2vhTw60wj/dWsGdvdv8A9ZpYqUYpU4LVnHWa+GJy/wAavEotdNi8K2j/ALy8bdcY/giB7/UgCvOX&#10;hRR9xf8Avmu50f4KfFr4jTP4qXRc/bW3RtJL0UD5R+VasH7J/wAWLk/6RDZQL3Mt1yP0rrw9L2NN&#10;QOynha0aaSieWgbe1aXh65a3vldf4mw/+7616Qn7HHxQl4TUNNOVyG884/lVW/8A2UPi9pFu99FZ&#10;Wd00ak+Xb3W5mHsMCuqVi/qtZU3oV42kudOa1iP7xWDR+xFc78Q51n1GO7Ax58Ku4/2gMEfmK1tJ&#10;lu7eNEvIWjuIW8ueOQYZGHBB+lZPxDiPmC5/hZsqP97r+tccYcuIUjgp3jJo51ZVlG6Nw2ODg9Kt&#10;aTDcXV8kVtEXLZB+nrW1oXwhj8QeCItd8N/NfJck3UG//WJu5+hxWydL07SgraZarDuX5tvqK6Kl&#10;SLk4o3qt0kvM39L3f8Inp+5fmjTy2/DiuN8WRCTxFo9038F0VPy+/rXZeGg1z4QVWJLIzEsfXcc1&#10;yetmM6lZNO/+rvM1x4XScl2uckfiZZ8eBZrSYE/8shWR8DdU0fS9Y1K5v7oCSbakeFLYAHfA4qb4&#10;n3/2LwzcXkbDczGNQferHgKzv9E8KQxaJGIfMTfNNKoy7etbzX+y27lf8u/UmtVGpeOUupPlhtWL&#10;yXE3yq2TwBnrXaT+N/DkCNjVIW28fLKv+NeOeMS9jcTX/iO+a4Z2/cwxsQrH39fwru/hV4S04eG4&#10;dd1e2jkuLlNxVo/lQdq5cwpwp0VUm+ySCUFy3Nb/AITTWNdcx+G9IaRcsPOlwq8d8ntWXPa6/I7J&#10;4m15ny3zQ28mFJ/u5/8ArV2Bkh0vTGkjwqqhYbeK4Yw6jrN/9is5NrPlmZhke/PrWFFR5JNKyRnF&#10;3MDxPYWb6E2pWfyot/sVew4P51h2khhmjl/uuD+tehfEPR7fTPBUdlaJ8scoP1OOTXm5chQBXqYF&#10;+2wt0epR1pI6/wAQLBdaBdGb7ht2Py/T/GsDSNE1DR7+z+2K22ZVaNievH+JrWkK6p4VjhZv9Ztj&#10;b5v9rGK3/HVja6fYaLIBt8udU/CufD1JUp8ndmUKns6iXc4rxJ8mqyKfQU3RB/pJbbnjFXvHVlJH&#10;4j+zwx7mkVdvHXNanh/wzFpqCW5ffN1PotehLaxvb96U7XR7+51dpZbJhGY/lY/TrTrFb7SLxkv7&#10;ZlVmI68OhPDV1ltLCibW+VvWq2ux2N5ZvE86q6r8jHHFHusVSPtI2KmmkabrEd6u3yGXD1S+JNhd&#10;HVory2H+utyFO7+JSD/LNM0K/jvreTTpTukiXa3zdR61bmuUmhXS78lmhO61kI+8MEEVz+zccQpH&#10;Am+azKFjdDULSDWYP9dCMSfTuK0ddOPAjPu2+XN+YJP+NYmjo1nql7pifd++ox6itxS1z4Au43Pz&#10;LIw+YVFb3KifmVCPvnO+GWVNSWV5Sq7f4e/PSt3xdcFPEsbkDAYL9OK5vwg6TXEaSdNuNx+ta/ju&#10;5Ka3GFf71wo/QVc1/tiv2Omp8LOm8O2wmmGRwFyTXP6tqLQa3fvAQXP7mM+nqa6nSJIrCxa6kON2&#10;FjXHJ9hXMjw7dCdtS1MNCiqzlTwXbOcVpaMoWHRjJYdKIeCNSimvLzTVf5oQp2+nbP50vj63VoIb&#10;pmxtYge5qv4D0a7jvp9YKbIZNwYt1dif5Ve8eIG0dX4PlyrXnSXsswjbqcMv3eOTXU5DLA/KdvuK&#10;6Gwu/wDhIbKO36XdsuVY/wAa+lc4WOeKu6O0hZvKk2yLho27g16s1zRO2pR9qvM0vEF2t1oMaEFW&#10;huNrK3XpWPYXTWd9Ddr1jcGumghtvEFu0V6BDdBcFuzj1rE1zwnrGlRSXUKC4hVd25Byv4Vy0uWM&#10;XG5jh5RjFwZL4ua2mu4b2DrMh3cY5HeskEDndVjUrue4W3824Zv3eQGXGOaql225zW1NOMUmdNPm&#10;5Ebfg7W7zTNRkNlb72kt3DN2QAZyfyrpbUEaKZZCDJJCWdvViKx/hxoTapY32oySnaFwi+uK2LaZ&#10;YtBWdx92D+mMV5+OvKajHuY49VIU4K+7PP7qyvr4rZ2km3zDlmzyq+tO/sePS7TfpsjQ3SyZS4Em&#10;0s/ofXNbEhNjFLeXjKHb5nA4xx0o8ESR+Itee7lgBghjzCjf3vWvSlUVHDttXsY1KkpRbexY1j+1&#10;vEPhmG6gh85oXIuBH1jYcEH0rP8AC11Lpt5NaTRtGbq3aP8Aecc9R/Kust7hPDfiaO9jYfZ75Ct7&#10;E2Npx3x/Ouk13whpes20m2BQxCtHtHRwcgj615McVGMeW2jMYVv3a7GXrSjUPDfnLz51jn/gWMZ/&#10;SuasJt1kkpTduhHHo3+RW7oEsg05tHuh81q7JszkBSeK5/SlaHzLOVxmG4ZMr2GeKUtEn2M+aS6l&#10;r4wN9v0DStWhTqoMjBu+Bx+pqLR0kWyt53Zvmt1KqRx0o8TwyyfDCWOZ90lvcZAzn+L/AAosJd1r&#10;AAu1Rbxr9TtHP5110dKaXZnRFy9na7MLWjuhi5/icfrWx4Dme3mjb+CaOdR/sn5axNfWQL556fan&#10;A2/QGtHwUzSSW+cfL52Bn1C1rVhH6vc1lJyp7nonjGBbvwLdqx5FnuH4DNcJ4XWCS2toVXDQxj5f&#10;Yiu58WHPgC8Kt/zDzz/wGvN/CuosxtgI8N5hDe6gVxYGPuv1MsPK27ZFf2cn/CVNbwjrNkEV2/ip&#10;xaeHL5VY4js2VTn0XFYtvYg+LkuXClWjUjd67hVv4k3ws/B92c8zbYh/wIj+ldNbWslYqo37XRnJ&#10;eB9Blm+zxxxbvMICt/dHrXsSRx+H9GjtLSHcwXbGg/iYmuR+G2lLHY2t9OmP9HX5cdB1zXRaRq9r&#10;r+oXDwybvsreXtznBxkmuHHVrvbRGM5Sm92YHiiBrrR7i6Ys0yTncxb9PpXnk4LIwA+6/wDOvWNS&#10;tFdtQsv7w8xffK//AFjXldzbTqZ4DndHIwP5125fUU4SXp+J1Yf4dG9S94HuRba6rEfw/wBa7Hxm&#10;yS+NrFsfdtCwP4//AF64Hw1MI9etwT/ER+ldzrDG417T7kD72nkfiGxVVKajmUX5Fxu6y3PN/EV/&#10;cP8AFJ5gGYQjbtXsNte0aCQ2m2/OT9lGa8NmL/8AC0L6fzP+WmxfmPPyivdNKGyGOP8Au2yDAr6y&#10;ioqklY7VILWdpNeuNxbakaIq56d60GWO48yMj5TwwrN0FS1zPcMv3rg/N6gDGPpTda1j+y0ZoUy0&#10;jflWsvh961gNPQ7oyRSWTybpLdirfTtXJeO9GWw16O+UgLdNjGP4qj0fxHJbeLftDyHyrgbZgG/i&#10;xw1dL4x06HVNEZ3BZo/njK9jXxs4/wBn5ldfC/1PNlzYfEKzdjlLy9fT3huLJ/3kfzKa7SyvLPxX&#10;oTDbtEibHVv4WxXn9/KJmUBs/KBWp4L1WTSdV8uZ2+z3ACt/st2P416eaYNV6Ht6a96JviafNDnW&#10;5c0yzbTZrprtFWeOPZJ7qOh/KofCtyJdEuLkrzNdSH6gcVteK7RIP+Jsg6r5VxjP3T3/AArL0zTh&#10;pWjR2IfdtDHd65Oa9XKcYsZhU3utGPD1faU99gt2b+7171Xd86htycL6GrUIZUUf7VUh8165H96v&#10;Rkbpl+3yEwvP41DDcCPxQ0TEYktQF9dwP+FSIQseTxzWXr8slhc2+uxJu+z3Hzr6oRgmvNzCj7bC&#10;ySIqLmptEPxGjb7fo86A7lumGceqH/CrkwYWbbgfSofHjia30u7hfcP7QUhgeqlWovbxPs5RRx6+&#10;ledleuDimGFcvYmPeRMHLw5+lZ/h+DzIpJ8KN0hLHFWNQlkjBdVPcjHeo/DsitpYZpOu7PHvXp+R&#10;sSeBIVkvdQvhJu3XITDduT0+tee6xIZvitqDhs/6Sw+70xXofw9bfbXDIVb/AE0fd/E4rzyWRp/i&#10;ZqTMn3p3O4fWpr/w7ESOu8MeNdc8CalHqekP5kT/APH1aNnbKvt6N7123jnRPD/xO8Lr4/8ACaBb&#10;63XFxCqgM3qG9x2NeZyAsNpNbXw68YXXhDW9wm/0af5LmI9Grxa1P7cd0ckZfvLMx14G5+KdDKYb&#10;lJ1kwVbK4NdR8S/By6Zcr4i0Yb7G8+f5ekZ9OK5MeuaqEoVIpomceXQ9U8N3o03UYdZsJDHJdKoV&#10;l9x1rQ+Mt9Jd+KbOSX71xpqyPJ6tnFcb4P1wSaL5byHzLORTjPVdwrtPipBG+j6DrceNzboJD7dR&#10;/KsZRtJNno05SqYOSfY8/wDEV1LAI0jnK7s8CtDwh4iW4RdNvJ/3v/LJmP3h6VkeK8h4Qf7prCMs&#10;pvI4LN2Exx5e0857Vs6UaisedGPtKaR6bY6hAuuSWgfc7Wx3KvOOa2Yi6aDfyocMtu+D6fKa5nwV&#10;oF7ptzPeaqdtxLbghW6hSAc/jXQahdR6f4O1K8lbaotZD9PlryKij9cUfkehTUo0OU4H4aWZ1LV2&#10;uZI2WO3XO1uhbHBrpEum1nXJrlG3Q258mEY75+Y1ynhTVF8LeEVvvLzNPgE7uOc4rrfDVqYNPjPc&#10;rub3Y816MoXqOUl5I4qL96UmaBeO2QKB2+bFZlxd7LG4lL8u+1c+gpdYvWgikdT/ALvNZeu3jDSt&#10;iNhmUKnuxo9nzWuKpzVGoxOR1Gd7i9muhJu8x/yxxVf5t+1ULFmwAoyTTrqG4sruezuGBMUmOPpm&#10;nWOoXmnuxtp9vmLtztGV9we1dXKkjGStPlk9ize3cmnWraTbIqySD/Srjuox9xaoWUUVnF5cSbQF&#10;wKcwUoFB9c0L156VPKugqlSUtFsbngwEvcA/3BWeH3SyYb/Oa1vBkTTXF15S5G0CotF8C+I9bume&#10;3gWGFt2bi4kCKBnrzU8pvCMnFWMoXd5GwZJiNpBr1TwRpOu+KbCG6s9PfayDc8nyqD9T/SsnTLb4&#10;MeBHW41rV21q/jUZht1zGrf1rT1D4va1r0Is9GVdKslX7kON+z27D8KJRUrXN6dGO9R38jqU8P8A&#10;g7wcBqXiu+jvLpWzDbxpu2Eei9/qa4n4ifGPxbff6Ppt5/Z9rJuT7PGMSlR0LN2z6CprEW5XzVbe&#10;0h3eaz7mb8TWb4s0Ww1OIFpFWbpGw6/TFYxkua1hvFP4YKyK3wd1aWLxReWrTN5lxabt27k4ro9a&#10;triVGnhXcyqflzXG+BvD/ifRfGtjq8+i3C2pOySdoyFCnvmvQr2Lc8kf95iK5MRGNPFKUbao4K/N&#10;Gpd6HmdjrlrNo82narKzSbm2ybc5YE1js68At+vWvQvD3gXwZ4g0mVGsrhbq3ndZZLVWbIzkH24P&#10;6VuaJ8G7XzFm0LwjJKY+ftWpL8ufXBr0oKnJHZTwspxUrlX4bFylrM+5SdPKMG43EEY/nWH448OX&#10;3iRG0qwMfmNIGBmbCjHPWu6h0zULLxHJDqksck62/wAzRfdGcYA+lYM0lpa+JbY3s6pG24Sb8Y6e&#10;9eZR0xjRyRX+1crM34Q+CZtB8SalrOqXMMrwxrBAYQdq92wfwFUfE+pXXiDxPJptirM8km1m/uL/&#10;APqrp9L1e3vtMuLHQpVd7iV282P7qLjqffApmmaTpmixm5RF8zq8z9Se5+tbU5P6xOo15I7sNhZV&#10;KzqS2voTWGlaP4N0P+wtDsY5JpOXeY/fk/vMe+OvoMVY0/wp4Vvof7W8WahHNIpfZHHhiwHV/myv&#10;6VV1Vbm30KbxJqNko05VCxu7HdMzcAAenPPtVH4YeH9W+JPjG4ivNTvI9BsQv2tbeQxidz/yxUjH&#10;HrjtXVR5eVv7zuqVacqippXNJLPwNehX8OeDb++Zvl/0e1G0n13bcD8K0/CdxZeCphNFoWraa0is&#10;1wtuwVh7njjjua9P1/xtoXwp8GxkwWtqWGy0t41/1a46nuT/ADr568Y/E3X/ABldzafZySLDdTbp&#10;UXO64bPG71HovQCqVS62JqTo0dtz0qT9oH4VeLJV0rX9Y8RTI37toyztnPbao+b8q2rfwh8BPFkc&#10;dlJe3v7tgkP2iR1VSQflG4ba4jQoPh38CNOtfFPxCIudVmTfa2CrukLdgF7D3pNK+NmueMbCTQIf&#10;CFvYteXRazmuMBo1J9MdaFGUtYmlOfNG00dP4t/Zc8F2sLTeHdeW33EFY7q5AIHoGP8AhWXpfhXw&#10;D8J4ZNV1P4bprN5EoKXE16ky8+meF59qz9c8f+Ovh66wQ6dp5UMWN3dASF29Mt936UL+0z8QntRP&#10;c+FtDuoWwGXzgSR3yMetV7Kp6lWpX7HXwftJxW8a29x4LtYYwo2Wy3G3HsPlx+lS3Xx98BeK9Okh&#10;8T+AWuLfrIu6Obp7cGqng74k+OfGVo1zoPw98MSXCNkw/aQrKPy61NdeNtO0uzkufir8Jl09XkIm&#10;azjLKcd+MZpcsVL4dfUr3ujOWTxf+yX4guTFINQ0NmP8VuyoPTgBgP0pkvw8+DM0zP4O+LlrEZn3&#10;bbqElSfrxgmuhtPCf7Lfxcid9KeKyuOv7uYxSYx1weD+tZOu/sfNaxyS+DtZhvINu6P7VJtYH0yp&#10;wfyreNSPw8zXrsZ2n0VwX9nfTNY1FdSvvGmnzafDytva3nl7xjks2DwfStDVrzQ7Gzb4afDbS9Lg&#10;2xAXFxY3CttXGCCTjk1wui/D74h2Out4e1iGOSBVbEayCX5uwyBx+NepaB8IvC/gzTm17xxeQRx7&#10;dzRqoHHpnvUVJcu8rlRcn0M/wD4Jnu7tdAt9NkjhtuLiRGXaP+BA8k/nXVatr/gL4SzC3sNL+2an&#10;IvzLHjdg9ycYrzPxp+0nfXs0nhb4RaZFptrgoL4wgSSY4+VR0+przO9tPEdzeTXmua/eSXM2AzJu&#10;XPOAM/4U40XUlzTdkHPGOiPbvidc32ueDbfxfNdK0moTNHDbyZ2wqflx9a8z1zwVqOt3Edj4i+Jc&#10;CW8YCtZwr8vsMA8/jXonxKhtdG8OaD4W02FmWxhE14qksVyOv156VzMFrpUSNt0SRdzbsyWp59+e&#10;9aUZKMWE/ekc7Z6L8MdNm8oi61CS3YDy4oT5ZP0AxWqLS6125EOj+H7e0hwWklmXPlgd2zworqNM&#10;8HXFrbHxF4igj0nQreEyzTS4V5vZRXC+I/Gp8cXDaJ4cQ6X4e3Z28+Zdf7bdzn06VpzSqSsiX7ot&#10;p4l8LaXNt0qa4uPMO2aa3tcs3PIHTg1pX/iPw9JAt3b+DWZo48xyXcQTHB9fwpPDOlPMv2bwxoLz&#10;MnEk/l8J25boOlP1+18LeHd134l1NtQuQrFLPT23KGyNqs34dqOanzWWrD7Opj2F/wCO/G9xJpOg&#10;RJaRx43zKu1Y1I7mukXwn8OPDmmwjxh40XV2t1UfY7fCqGz/AHhnPP0riXv/AB5441C10nSNPlih&#10;LH/Q7LKqPqR1NQ+IvDF38PNRl8J+JrVlkmRJ1VZPuZ6H65qakU9HKwRnyxudx4l8dx+GdNWLwL4d&#10;isYbhdrXskZLg4zye1cjceNPGesQtoGqeLp2knjLW8i8AH0zXR/Dy/8AA/izTZPD+s6orXpj2Nbz&#10;nbvHZgO/4VyWkeB9SvPGMngHTZpprqFi1q6xllQA9S3QVj+55GuvdkzlKVuVlXw+2o6rdR+EVimm&#10;v5ZFRGm3NsPdue2M8113xukOkRWfgmzbMcEatcNj77Y55713lp4e0H4I+F7nxX4knthqnlriSbBa&#10;Tp8q9/WvG/iJdeJNVvJPGs9rI9rM7Ou0Z2g//Wqacvb1ovt+Jo06dKzepo/DP45jwDer4T8Szebp&#10;bKRG2wloST69xXR+LfBl3IT4z8BzrfWEnztbhiSgxzt6/lXk3hHw+dcmfxFqsLCLcRDG38R/vfSu&#10;r+HfxZi+H2qSWdqst1YrJtmUfdXPXHrTxWHUantKW/Vdwp1PdtI53VE1FJJtb1uBofMm24bqh/u4&#10;9ahh/wBIOeitwisOT7mvYfHfw+0b4x6ZDrnga+jiuoG3NHgYbI6Eeue9eXTxRfDrWjoHivRpVv2X&#10;crMMqy+xrKnUjWj2fY462H9nLn3Ru+HLuPUNJ+wzEMYR5UnPWsFtPfTPFemrHu+XUl2N16c5/KtD&#10;wm4F/czR2/lQzFcL6N61cmtrY+KreKbcWmXzYWz91k/xBrGXuXR5bk4VGj0D4k3pvfClxcKM5t//&#10;AGXrXlXg0R3MUlyRkrYsqfNjqQOv416N8QX+z+BZo2Yrm1+9+FcN4UstPttBJivd0hjjR/8AZBcH&#10;P6CuLDf7rJ+YUb+wkz0LXLq4tfDEKW6eZKsI2qDjc2Mfzry7S9KbUdK1DxTMkS3UV18p25UnOK9I&#10;8TXL2+mzHP8AqbfI+u3/AOvXDeG9Iuv+EGXSLf5ri9vt5Udl65PtV4KP7tlYOLcnbc0/A19ba9ql&#10;v51hsmVlDtv6+4/Ku08S6qYIZolb5do/TNeZfDjS9Yi+IVv9t2eXHNJt2NwQoNdd4o1IXDybG+Xd&#10;1z1qauHSxKS10IxDbqJM56/uo7TR7y8kHRO/c1yOhAQ6dHkfey35muq1PTLnWbNdGtP9bcK20DnJ&#10;PA4qw3wZ1vS7ZEku1eONcFo0JIx7V6UeXl1NKNOpOndIqfDq7SHxhDuJxJC6/pmu28MCK5vZtW2b&#10;lNuqbtvpnj9K46Lw6/h64i1KC6MjLIAF24611Hhy6stF0C8KSbpPObMe4ZGelcePXNSXLuejhFyN&#10;XJ9B16O38QPooURw3A3Rj1POayvE1xd6dDNFGqs6vtj+Xjax6/rWLruo3kCw6uY1Wa1mV/3fPy55&#10;Fb3iO5FxcW+qJj/SrNT8o79v5muONH6vVU+6KlH2kXbdMsaoZNI+HfkjHmNET8p6570vwp09NP8A&#10;DrajMPnnb5j7D/8AXVDxnqPmW1vpEHUhYwPbuateJ9ct/CfhaPS4MrLJbnZjjBrlhGUqPL/MzSNv&#10;i6JGfqYs9c1G61W7hVo7eQpEZF6L3P51k3+teHJ4mtZrbzIxwB5fH4Umh/Ey1sIVh163XgY8yLv9&#10;RVHxJcaZr9x9ssLBrWJsfOow0v4dq93C0asI8j6Hm0pVqknJHWfDr40t4Xs5vD2vWjapYbCtnHLh&#10;pIv9nP8Adx+VV9H8H6x8QPEF7d6fo8NrZlS/kqwHT+FR3b2FZdj4Q1CaOFf7NEdr95lLAO1a6z6n&#10;plxHNpmqT2bRH5fJY7VOc8iumUo001Hc7XUjGNnr5i6ppNzoFzDqOiXFxY31rLuhkOcqfQg9RXZ+&#10;Ff2nNd0KFoPiNorX8DLhbmxUHnuCp9aZ4f8AH3hvx08fh/4n6bDDet8trqsYwsh7A+/1rL8e/DLV&#10;fDE8kduDLDHh1bH31J6r/Uda5aMWo8tR3fcVGNajTcoyujVW08CeObyXXfhyWmabdJeaWjBZ4T6q&#10;h6j2/lXI+NIrzRbiO5+w3Hkq22TzISpAz0I9aoW1vqVncLr3hm+ay1S35huI2wcdw3qPrXS6P+0U&#10;tzcQ6R8ZfDqNJgrHrdjGFYfUHrQ6dJ1uaO6+8i2HxFTm2kjI0aeylZZIJwyt3DdK27aeEO1uh5PO&#10;32reHwf8B/EKJ9e8LatanzGzDJY3QiY+zRkEA/lXN6z8H/ir4Uvo7u3ke4tUYmPzMbiP7px60Vqf&#10;tY7mGJwtScGrXK3iawjfy9SEW4xtiTHUqe/4Vha7oyzj7KxA/ijf2rojJf3tp9ruLF4ZYhiSGTv6&#10;g8VzPiTUU0u7t5VuZGt5Sw8uTOY/bpXnqnN7bo8mEKkdGndDrfTte0O0ea4aO4tYo9ymFtzVj6rq&#10;Nrq8Mt1HAY5E2hfetKePybgavbTNtEZMkaMcSccVzLSM7tkn5uWruw6hVk5r4jshUVRFqa2kt9pl&#10;Xb5i5U+orf1yb+0PCem6qv3ocwSfhyM1g6heLcx26L/yxi2t7mlj1a6jsH0kuvkvIH2+hArs+OOp&#10;rGVrmhHJlBx2opsBzEp9qKx5UHMzotL1sReD1hmIBjJ3bT1ArL8Fo09pJq8qYe6kZj9M8VV1u9bT&#10;9LurGIsWWYwruP8AETitbw7btZaVDbOPmVQG+tEko09Op15hOPs1BFy4g+1QtBj/AFhVNvruOP6m&#10;tzxxZ29r4bt7GGFf3TYiiVfvNjhR+NY+nulxqKWytzF+9fB6eldt4a09dV1YXl+VaHT8Kqt3l6k/&#10;gK4akpQtJ9C8tp8lGU38j43/AG3v2eZY/wBni88TftW/tj6p8OfD89y5Og+AbHbdakWGFtN5Yy3L&#10;Ef8ALNFVTk7gQMj8Rfir+z54rh8Rat4p+EfwU+Iw8Ew75tO1TxL4fkEhtlHMsrpGI1ycngkAYGSe&#10;a/qQ1mPwprWrWV/qvhm0vbywd2sLi4tUke3zjc0ZYEoSBjIxnjr2/PP/AIKFfsuft+/t6eL7/wAL&#10;+MviZo/wq+EtpcuNN0RZDNfX8Cf8vV4EKqA3LCNpNqL1GRmu7LcdJSalbXuzpqU1G7Pwt3qOCV3e&#10;gqROck165+0T8D/hz4V17U7L9m+/1rxd4b8KRpD4h8eXlj5Ftd3TuE/dIMhI93yoNxZ/mboOMbVv&#10;2WvjX4d+Asf7SHiXwjJpvha51KGysbq+PlyXjyK5DRRkbmQBG+fgHtmvpYVIyjzXOe6POiVHzLn6&#10;0oUyP5abmY9FA5Jr0fwv+yj8adY+NHg34L6r4PuNN1TxsLOXSEulxut7g/LOcZwgXLHPQDkV9reF&#10;f+CRfjD9l7/goj8PLSS6XxN4EvriTVbbVZLcZjFuhZredOm7dsAI4YHOByKyqYmjTkot6voDdj4N&#10;/Z/+DOvftFfGTwz8D/Ct/bW2o+KNUisLW4umbyonc/ebaCdoAJOAehr9PP2Q/wDghf8AFX9k34/a&#10;L8V/jP8AEbwf4g0e1S4VNM06ylmM0jRMo3CaNVXBO4HnkD619DfDP/gm3+y54R/a88P/ALT3w+8L&#10;f2DqGl+a7aPYDbZSXDqVFxt/gZVZuFAUkg4BFfUnxxuJ7TStNkhx/wAfv3j2+U14eMzOp9ajSpu0&#10;ZLUmWtNs5LxX+2L8Jv2V/Dul+BtC+F2pa74q8QXMh0XwT4F0ONrvUZAF8y4dRtSJB8u6Zzgcd6+I&#10;vjH/AMFuf2sJfjj4s8MfC7/gnXqzN4O3Q+ILO6mnubqycHaxnNvGUUZ4ABOeuTX2J8MvCWiaD+0B&#10;N8Z5P3mrXnh+DR42kjH7mGOeSY7T1+YuMj/YWvpjRrPw7qltdXEGk2sct9/x+yQwqrT8YyxH3j7m&#10;vLqTw+ErNuHNfqea5RpS1R/Nj+2loP7YFp8QLH/goH4v/Z7m+E6eIdYjk0ibSw1sy30ShxMEY+ZG&#10;zY3ZIAYg8da/Sv8AYE/4OB/hD+1p4QsPgB+3hGvhvx558FrofjbT4hHZ6pIcIpnHSCQnr/yzbd/D&#10;0r6i/be/Zo8IfHb4N6l8EviToy32j3wLw3HlfNA+PklQj7rxtyMduO9fhBB/wT8+IGvr8RfAvhmz&#10;ktvH3wtu5bm+0W8k8mTWtJV3H2u23Yy8e0EqOHWRcZIOfcw1ehjsP76s1sehh6/NE/oC+KHwB8Bf&#10;Efw9YeEvibpEfibTbS9jvYYxcyfZbiRAdrTRowWRRknY4ZcgHGQMeC/t9/B7VviN+zl4s+CnwV+E&#10;w1LxB44lS0uLxWSOO0VWQfaZ5HP3Y0XCoMkdFAFYf/BA79rX4pftUfsiXnhLx54dk8Uav8PNSi0t&#10;tWFwBeS2joXgEnd2UK6bj1CjPrX1lqvhnw1a6jJL/al9ot0zHdZa1BhTnqA/pXnRo1MPWd3s9DSp&#10;heb36Z5h8DfhRZfAn4IeF/hBp0itH4b0O3svMXOHZEAZh9WyfxrtWeWKOG5uIHVZVysjRnafxo1D&#10;StfjZoho0twqxlo5rX94rqPcV6N8M/FHgrxNon/CEanakXN1Znd5wAJwPu+xHb1p1pScU2FOhKtp&#10;LQzvBF8f+FaatbSSlmTVo/LGOmVBz+lP+BPwgufHnie7uNRkMOm2FxIsvTL/ADZGPz61m3Ph3VPD&#10;Gn6h4evpjGs06GNk+8VG5QfyxR4R+J+q6TdXHgXTZWhkvmAuJFOH8sDrkeorSmnKnddzsj7sUp9D&#10;074ifF1PCml3nhT4TiLZpUWLy+3g7D1IXPUgZOa851D9oW717QvsXi7QbTW0uF2W63Ea+YHPQq6+&#10;nWsrwbqC3Ph/xiCwH7+Xa3fGzivOPBumarPH/bNnbrNM2yy0uORsjzpOrkd9ozRg6nPUqQktIvT7&#10;jkhWlVquPRM9g+Hnwx0XSLZr+70JdQvb+UK++QMYUHJVSSdq+rGnfEz4h+KdTS4sbJILHTbVvstl&#10;BZDgKDyM55AGCT6mt/Udeg+GmiR+CI5o45rfT3a8vJMb55in3c/jwBXE+AbfVvHmuS2cSCO1jeR5&#10;ZNvQM33R+CivoqcadHD88trD97ntEm8F2PhW+jb+y4Li6nWQGa+mTq47LnsK7P4xeLU8UfsfarPq&#10;yhri11K3s5wq9QsysG5/2a53xJ4+034fax/wi3grw7HdXVvGovHZtscefU+vWprPXdH8cfBbWtM1&#10;JIrSbUNXSRbO3uBIxZOoxxwQP1rnhOtU97ltFrRm/uxjKHNqzxttCuYNOhvbY+dbyRqY5Ifm4PTj&#10;/PNeleGPhqmv6Vaz6pftp+lx7flkU75D1JAH8sVb+E3wm03wRbWd/wCLbKW5aTcNNsbiPB95GGfu&#10;j34+tdL4v8eaJ4f0qWz3sdQaNhCQu7yQe49MD247etc+Hy+VSonPWzOGNP2esiOHUPDvhy6s/DPh&#10;y5kg866UNJJwz/N1IHYdh2rxP4ttf6R8VtVsZJFkaa6khl91I6flXQeA9RGq+PdMt9LnMkclyfMa&#10;SYs2CRnk89av6d4Bsfix+17r+o3V0Lfw1o94LrVrwt8pVFGEB9WYflXrKnGlzQT6Hfh637tqS3Jv&#10;gb4P0L4c/D2/+NfxMs5G8u1kh0WykfHmSkEA47/WtX4U/CfUpYbXxL4nMY5As7aQ7hgcs5B4PUAZ&#10;49s8VH+0trj+MvtllpDpb6LokcQ0uKP/AFbSMeW98D8q9B+EV14W8bafdeJtSvmEOjxRw+WuAMKu&#10;SPqzZ/XrmvPlyJ6a8v5kzglJJHPeMvGC6z4u0/wtpWl3FykEyNNhf3cjDlE7KFzyT7V0XjXxzqWh&#10;u58RvHdatd27LDaQ8RwR5wM++Kp+F7nQ7nxDf3ES+Zfm3mkihhU7Io1H3c9zzkn147V5H8c/iJ4h&#10;0PRP+EstFH27ULryTLIoPlhfT8K7KKjKfLP5nPUlKMXyntHwzv4bnQ9a+HGpXQ265pMz2fmSfKsx&#10;jYMgJ9T0714j4d8PxXdoyXLmSS1kKLHIfukf1rW+G+u+JNd+Fs2ralaK1y1v9oaYja3l8ruH446V&#10;3Pwn+Gfwn8UfD37frFtqUOsW7tFeXGnyN5gI/iZc46Vx5pRjGcfLYqHPiKdmecavMNH0+W6+Usq7&#10;VXsCa4nTItV8R6v/AGL4Z0ma/vGyRHbpkDAyxJ6AAdfSvbLz9naXx7rK+GfA/iaTULfaZ7x7qPym&#10;gQdnI6f1rY1ibR/Avh/VPCXw6tY4bPTrGT7fqnkANcy+WQV3Y4UHsPxrnw2XyqRc5aIxWEcnfsfO&#10;libnUTDFLbeW5nAZfo3Neo+JLO+1CxhisbSR2VgWWNCTjHYDmo/DHwj+GvhPSbXW/iJ8SIsbEf7L&#10;bxuXbIBPC8nntkA12198YZILYx/DTwhCbWKLzI7vUMRhgB97ylHP/AmNeViqMXUTbsiY0OX4mc34&#10;Z+AnjjxkY5Ftfsse4P8AOuWIHtkAfiQa9Q0P9lXRb9pIfEviBlXy2WWGGRd+OO/O3+leCfET4m+P&#10;vF5Vdb8UXKxsci3s5DBEMf7KEcVfutb16y0iSCy1W6LTQqApuG+Ysvfnnk1liJUY8t0VKpQjLWNz&#10;sf8AhGPDnh3x3qOh+ExI2n6VIYElkmEjPIcFjnHTtWD8QvEMt411oNgfltbYy3jLx/ur+Jra8PWV&#10;t4R8KRi6lA8uHfNI3dsdTXIeHYZdZtNS1a+Vov7QvdrzMv8AyzH3cCuLDx9piHUtotjjw0fbYpyt&#10;oWNP/aW+JmmaNDotlcW8NtDGEjjWMrgY9c9aWT40/GHxJJ5tluO3o0NqWx26tn+das+g/BLwDMh1&#10;XV2vLoZO1E8xsjrx0HtV7wf8RJfFPihdG8CeEwtmv+uuL1Qzbf8AdXgV6Ep9T2owk9HIxT4t/aIg&#10;06bVUnuBFbx+ZII9oO0D2HpTfBv7UnjnRb6PVL+KG+jC4ZJNykjvyD1/CvRPjZ8VdG+HfhmXRYDH&#10;Jql5AY4beNRjkYJOOgAzXzjpdpcXHl2FvE000nCxxKSx/AU4S9pG9jOtzUdINs9B1/xrofjDxte6&#10;1olrJbw32JWhmx8spHzAY9xmqPiqyl1HS1KR5ZFx75HI/qKk1L4eR+C/DMV/qWreXqkjLItpsGFX&#10;HPvxkU/TroarYko67pFB/wCBDnFTJWs0eNXjKNXmkO+BPiyfTdfbRH5huI2KZ7PW54zgW11hpI0V&#10;Y5m3BR/C3f8AM15y923hHxQuoW64WGbzFX/ZPavRPHd5FJcwyGYeVc2qyRfj0NKNOPtlJdTtjH6x&#10;Rt1Rc8F3Mcmj3VuOsbNu/EVx/jVTHEJlH+ruAzY+oNbPw41M3GuX+nMw2vArbf8Aa71n+MFZbe5i&#10;54bHA96wox9nipJ+R5UfdnZmJ4thfxBcaTo8a5S4ut7jHVQK629ZbaKOwh4VFANc54bjiuvGOiyS&#10;N86xtsWul8Xxy2mpTSCIspxtVe9aVJL2ig/UcnsjzTx8Y73xTbwKfljyXHuK9k8KR58KWEMZ27rd&#10;K8X8RWV1b+KfPu4QrSW5Zl5ypJ6H8K9p8GyiXQtPEfRbNS3txXNm15U6djer7tFC+MbkRaYtvnBk&#10;bH4Vyfg/WZG8WrpS/ek3l/ZQpwK0PiBrIjmlfcCtumF/3q5X4Tb7rx6LhyWJjkbc3piiNFRy+TZF&#10;GnzQbZ33j2yW88OywbeQrbf++TXje7Awe1e3eJXH2VYm/jfH6V5OvgnXbu7kMNsFj8wgM7YFbZO/&#10;9jV+524aX7lEGiak5ntdLUt/x/RuuOwzyK7/AOMUEsfh+xulPyw3SZ9ea5vwv4Ju9O8YaYbu4Rla&#10;RiQnsM/0rsfivNGNDt7Z1yJLxOD3xzSrf79BRMK3+9RSMPXY7SbVEvwuZlhVc+nHWmx3Vtp9q1xe&#10;zhR39axvEGsy2cW1OJJV+VsdB61lyTSjTcyyMzN1LV6U9rHZzLmNzWPEoutEkurAsmW2I3c1zLXd&#10;xMN8s8jZ+9uY1amuYv7GgtI2+bcWkX0NU8AHZWfUmVy34eW5bWoWsyPM+bcCcblAziuru4I9VtMQ&#10;ylZF+aNh1Vv88GuV8OHyvENnKCNok+b6YrrvGrp4Yj/tiOP9yzKu0dASQKyqStVS7nHWXvqxm6eS&#10;90ss/wAsygpISvXFbMIiHh+8iI+825vyqCHSY9ctTcIxTgFWX+I9qr2l89jbXelap8sjYIZv4hzW&#10;Fb3vUmm7yucr4YZ1kmdgP3e5vbGeKPEernVdVtXjJ/eXC4RRksPWix069vrSZbFtvmTbGxjO3rxX&#10;WWngLSdB0aDVVd5rp5E/fSfw99q+ldj5Yvme52U6cq0jpPDunTwJHe6q4EzJ+5hzwg/x96y9e120&#10;uryOFm+UTfPk9FXvVzxLq8lh5l1FjfHbqkY9C1eeaveSzXwtHb7kWW59amjS5ryZ2T/dx5Im7qPj&#10;ZbnVbe2sB5drHMNx/vf/AFq2PEsP23QplVc4TcK4E5XkV30FwLvw355/it+fyrhzBctWFRHi4qPL&#10;OE0cH8h/iq1pMixXvXhlxVQffP1NKkhikVwf4q9Re9E9KMuVpnQaohk0iZ432tHtZXXqMGqreMb/&#10;AFHTl0KXabuaTZGy/wAS9z7Yq58s+kzDd96Fjn8M/wBKk+GnhmP7Gvi29RGa4Zo7XzF+4g6vXmxl&#10;GnGXN30OCp7P3r73MPxzpU/h/wAu7soZJolj3S/LnaOmfpmsuxv7fUoPOt5eD23ciur8P+MtJvfH&#10;ExuJ/wDQ7VWgi3Lw2eufWtXxB8H9A1uU6z4YufskzL80cXMUnuR2P0rVYmNFKNVfM1o1JR92SJPh&#10;XqNqng640eWXY8bMFZm+Zgeamn00ro1pvP7vrtXoea5nSfC2vaTr1vb6xG9tD5w33G75SB9K7DQt&#10;Rlcr4fnuYrgfN5ZlUqevGD+PSokoSlzxdzuny4ykoN2ktjg/H8jIq6ep+a4k/wDHe9X/AIcJ5V1c&#10;InAWJQKn8b/Dfxtpeoz+I7/TVkt2/wBWbdt+xfp2qD4dsrX1xtb/AJZj+dViZxqYN2ZxYijKlh2m&#10;W/H1y9tNZXC/ws/412/gzXTrOnhc7gqKY27spHf3HSuE+I4zFatj+Jv5VX+H/iuXw/qkME8p8mSQ&#10;KV7fN1rhhR9tgYtbo5adPmwqaOymtEtfGd1FGGUXUIkClT97Hr07Vy94y2vjC8s2/wCWqLKq/Uc/&#10;yrsPF0QtdcsdURm3Muz24OfzwTXE+PZzpHi6x1Nv9XcQtDJntg5B/WnRj7SFvIy5ebQ0LmGTVPD2&#10;tWgb7qCRV29CBWfC+baxdXGGtUbb0/hFanh+6Esl1A027zbdh5Yx82ATmsPU7trdrOGM7RJCBz1G&#10;OPy9q6cO3zW8zSO1ijqBafTNixkv9sYYX+LI61reArSe31NrW6i2ssTuBuztU1iJrdnZbpXO4w3h&#10;by89Rtrf+Gt4usR6t4tY7Y+be3VuvTmt6vNHDs0qc0Uktju9SjF14EmikY4axYE/ga8z06CTSrTS&#10;4pP+ekoZvqRXp9yDD4IkIPIsW/lXB+IbcRaVbRwks1vGsmO+ep/TFcOCctYnLzcsWu5qadEt3qVv&#10;KxxsVtwP0pPGmhS+JWsdJEm2L7QZZvcKvA/Om+FHN3MbyRsfu8quPWpdU1VrXxDCAy4htyzLu9Sf&#10;8K3k5SraGnNKWpo6/M3h3QZIkZQyw87TwgA4/Wuf+C94w1y6tml4mg3depB/+vUfiXU7i+EmmXFw&#10;WmvG24bouef5YrO8AXUHh7xpawk7Y5MxNu7bh/jUyoylhJp7vU0p25Wj0i+TZrJDN/rrccfQ15zq&#10;sAt9fvbV1xuO5f5V6Vrcey8tbhR8xZkb6da898cRG38S+an/AC1Uhh6e9cuUzbly+X5G2Gfur7jl&#10;7OQ2esrIT9yUV6N5olgtZl5ZEkX8MivO9Ti8uZnx1wRXcaTNv8OrdbvmWPn8V/8ArV62IiniKcvk&#10;aSVqiPOdJEk3xMmdYt0ctxiQZBJXPavdrTEdw5LcKo/QV4j8PPMvPiSI23NukOO2ec17Zbt+9l4z&#10;+7z9ea+mo/wl6HVH4STS4niQRk84LdPU9KzfFtq9zY+bEc7WJYe1aun5EbsG7gflVTV45ZLPMat8&#10;o+bbz3raesbFHAKrOZAWIP8Ae9K9B8JaqNa0NYZPvLHtbP5VwtxCJJ5tjfN6Vo+CtXbS9UW3mcbZ&#10;GA596+dzbCurQ5lvE5cXT5qd1uijqUUtlq0ljMAPL7jvU4bCFwPu81f+IWkyWuoreqf3cnK+9ZMh&#10;L2TYb0r0MprRr4VX+ZVGftKSO90G8j1rSWtrsqx27JB1yuODWDb/AGqz87SL7/WW7bUbP30PQ1F4&#10;Vuf7JWG9JZvl2TL/ALPr+Favi+wy9vrlq427fLmb1Qn5T+dedh4vKs05X8FT8znS+r1vJlXzUiTc&#10;3RRVCFt8oYrjdJmp7iVkUKqMytxxVOIyfbVGON2a+pex2Gs6r5eM1XubeK8zb3EYaNgwZfbFF1Mo&#10;iJZtuWHNVbu4Al8tSQq8bg1c9T4WNHLXd7q0mtweFDGrWunzeYs4k5YY4Uj2rVvJdkYYL+lZtntk&#10;1y6mAZm87G4rirl+WaHG/r3rm9jGnTSgrFx93Yy7+cNHISx+62KboE6jRmLL/e/nUOpl4bZyeoU0&#10;mgOw0eNmXHyn71P7SGaHw2EMVnczRllLXXKk4xxXnGi3L3Pja+kzu3TSZ/2fmPFehfD+5EkNwp4H&#10;2juOprhPDGlTXfiTUL23PKzSfu8dfm9aWIV4NIiSubc429qhQ9cCnrOrO0EiMsinDI3UUpjC5Kmv&#10;KknHc4ZR989F+Fut2nibR5vBGrp95cQOzd8Vwmv6Hf8AhvWJtI1KHY0bZQ9mXPBpPDmr3Oja1BfR&#10;k/K43c11vxStpPFWk2njW0+drdNkw28suf8AGuHmWHrcr2l+Zsv30fM5nw1cm21DB4SZGjYfUHmv&#10;SvEJl1P4d26B8yWs8NwvXoRsb/0IH8K8rsLlftEMxPy7wf1r0oObjwxc28T58ksuN3TBz/hXXy30&#10;OjCvmpyicZ4vBW8ijbn5M4/Gt74L+DtJHiS61zxAytJCo+zxt90EdfrWN4rsJLe8j1UTtJCzL1/g&#10;9q7rwns/syykjjXLwyOWH8YZ85pSvGLaM8PFKViS71D+0PEGoTeUFZTgr6Lnj9BWT8Tr42Xw6ngU&#10;/NeSLCMdeTyfyFWrEpJdajdhf9Zdbd3qAKzfittGkaRAejXOcevFeVRXNjbs2k+WkzF0zS7TU2t/&#10;DsjfJFZmVv8AgI4/Wu18F6E3iHSdqXXlL5OfMHXdjivO9A1CKLUdY1USHYtv9nj4zkhT0969b+Gm&#10;m3UHgi2kfEbMql1Yc4/xr06ilFamOGp3imcVrnh/xiL2PT4dAaZFbLXBk+R8f/qFaj6FZeG7GXxV&#10;4hKyyW8O5Yl+6h9APWu/8SsltYxQsf4s5+leS/GfxUkmlQ6DA+GuJsyf7i//AF6xhW9tU5Y9DsqR&#10;p0Kbn1OBmuJbyaS8n+/cStIw9MnOKcsf8OKjDLuyTUhcLLvV/wAK7uh8/wA0nK4g+YZB/CmBrtn+&#10;S3VV/vSH+gqRdqcg5oa5jV9nrUxKi+Xc3PAMDSXy2txeyZwWKx/KDj+dVdd1rWLq+mguL6XashXy&#10;1bAGDWn8PNG1uXWvtMWi3TRmJgr+S2M4+laZ+DPjfWbuS+XTltkkkJ/0hwp5PoM1nze9Y6lTrTil&#10;Y42IxhgCq88V0eoQXEeiRy6Zlpo48bVz849DjtXa+Hf2ZIJ2E+s+IpnwuZEt1Eca/Vz/APWrvf7b&#10;+Evwz8KPoaGCZ2haOWTOS2RzlzkmplL3tFc7MPhZQu56HBfCj4J+M/GOlJqeo+IIbHT252xSB5lP&#10;cHHC16Fp9j8GvhmMR2q3l1D966uMOxP1bgfhXF+D7rXtZ0a5h8K3ElvMf9UrKUivIgeCvqwHGe9b&#10;Hh6Dw+8Tx3Rdpo1xM1/hcN3G01PLG+r+SOynRp0/hXzNLxb8VNL8Q6PNpGneFborImYbhYPlHfIO&#10;MVzN9tPl3CD/AF0YatbVtW8OTRbbzWpLeHJVY4l2g/l2rHjaG903NnJvW1kZFbuV9a48XGMeWUfQ&#10;83Mrc0ZXuR+APG8/gnX9Ss7QRIl0quqyKMFhxgEkAZ9zWL8Qv2h/GOpibTrSJrVlOOWHHuAOPx5r&#10;P8R6ha6L4pt7/UrKSS1khK3AjYc+47Zov9B8AeLov+JXfbZHXMe75H6f54rvwsYzpXZVCpUqYdJS&#10;sb3wy1PzrQf2jqTXF1OoLSSSDdnGcYrmfjTp11qciwWqq0azq3y962vh5o1reWd1o+o5e4s2VY5v&#10;9kjIP1FVdc8KeJob3ypdah8lfmNxty+Pp61xU6bo4xyM/wCz8Qv3i1G6JHb6DaLHZyNbr5eJdr4V&#10;vUmtXQli8X61a26wTPpULB7i72kLK6jIQf3hn04rC0nw8ni/xI2mpfSSWdvJm8mZdpcgfcA9D3r0&#10;fTNZ8JeHL230y8uI4VRcQwRjkYHHA7VVSTjJKO53YSjiPZ2m7K4nxR0m88ZW2m+GU0fULfTEuVlv&#10;bi3t97eWo6KAev8AKtnR/HXgLwJpLR6dod5b29muLaGSzYBmH8Tn9SfWtaw8XeH9TObXUo/+BcH9&#10;aq+ItX0u7tms0CzMeC2OFqIT9lG1jsp4WnTbcXqzwPxF4o1v4k+LJrma5muZLq4P2WBcsFGeAPT+&#10;ldvaaH4f+BehQ+MvGkH2rXLhd2j6OwyWPZmHYA/ifzrW0ZfD/wAMPEJ8bWmiW8gJLXULKN2Mcsno&#10;a4rW9e1Hxt44uPit498uCNTs0+xZwTGoHygD+vrXbQ/fPQ4fq3sZNy1Y+Gzv59Rn+KHxMvYzMys6&#10;wsBhAeij/AdK4q58Ta3q+qt4ptZSphkL2qE8ADtUvjW98YeK7/7TqcX2bT0J8mORsKfQkdzVXwx4&#10;E8e/EW/fRfCOmy3SxqBLKi7Yo+e7HgV3S92PKtAlKUpWie9eCPFPgD9oD4ez6B4lSOz1SNF/fbNr&#10;bgMbq8d8QeG9a8K6tNpE6fa/Lb91NZ/NvX1wK9Q8DfAXwJ8JYm1zx14oa+1CaAB7HT5CiR9yCwOT&#10;6elakfj3UPFMraH8MPCka4XaHt4Af++pDXOo80r9Do5faRV9zyDStP8AipbTR6z4Y0jU4WA+VljK&#10;5HbgivVvDHxg8UHwxHonxZ8NveKyDzGdeUGSMk46+1bujfs7axq8TX3xR8dTxyO2fsdncbVQemT3&#10;+lXo/wBnX4aQo1rp3imRWzljNcCRufXceaJSo9WVCm4nmPiH4ZW93LLr3gmwmmsxCZJ0VfmjGeMd&#10;D169a6D4V3OoaLo0yzeJpprd23NAtxhE46ZzkfSu20D4Q3/hK6k0vStdM2nzYZZ2xuiO7JHB6ZJ7&#10;1n+LP2c77Wr2a80HxDBapO2+4XcxRz9O34Gn7am/dmxqny6pFSf46eGvCTR2OgeGo7u7XPmMshK7&#10;vXPauD8efEvV/FOpLqGu6S11DuO2zjutqR/411F5+z/ZeHYfO8R/Fizs4+rCO3AwPxbmshtJ/Zg0&#10;243eJ/iLeauxbiKObYmfTalaL6rvHUT9pLfQseEJfhlq9uk4sRpN4WzujbGP+BdDW79ut7uaHSLE&#10;Ta0yXC+Y1vY5wucn5unSll8d/AWwtIYPC/w2F0YWUx7YNo475PWpv+F6eKvLWDwp4RsNPhVsRwmP&#10;dx9AAB+VYydST0TDljHc2LH4dfEbW9dvNWle30uG4kxE0mJJVj4wMdM11th8PfCnhstrmqO11LGu&#10;6S4vG3BcdSB0FeY3/wAd/iyR/wAe2m2uP4m7+/Ncj4/+NHjOfSWtfFfjOFIJG+aC1jH7wdcVHsq0&#10;nYrnpx1Nr9oDWv8AhaOpWmn2utyWei2snLIufOb125yRWJoOofBrwhZrLfRalqkseI1Wa3McYGc9&#10;B15ry/V/Flprd8sOhaezd2kuJWUfgB0qr/Ztw7rPq+psyp92NXIWu+OHjGmk2Ye1jzXPRtY+JnxU&#10;8b3zeHPDenQ2Om5O2OxVYVK/7RNdX4I/Z4vr6CHVPF3jLTbeNsn7LaS+Yy8/xPnBNeLJZXkQzo9h&#10;qEjtwPJ3j9anGm+KY5TP4h8YyaXb7f8AUNes0jf8BB4p1IR5bQdgUlJ3aufQ8vxC+DfwegbTfDNq&#10;1/qMeUVlYbmb69h9BXkPxA8WXPxK8Sv4l8WiOCQR+Vb2tmpZgucgH3qn4cl+D1hL5/iDUdWvCvLL&#10;ZwkeYfTJOa6KD4i2Ekv2X4d+A7XSFHH26+HnXBHsDwD+dc8acI6pX8y2+aOuwfDz4A/8JJjxVrkr&#10;aTZ2rgxXV1IFLDqSOldpF8Ufhz8PrVtB+HEZ1K/myP7RkUbC2Oef4unQcV5b4r1e81OeJPEeuX2o&#10;GM5EVxN8g+iDisXUvEayXcOnW9gv7xiqwxkqTn+LI6YrN0Yyer+RCrU6fuxNH4nQeIPGWsSXGvap&#10;JJJ/rLYzufLJA6Dt1q38IfF9rqGnyeBNfwJE3LAsndO6fhVBfGKabfLovigRTRlf9ccNtU9MjHFN&#10;8Q+ErLRbZPGvhx5LpY2DPHC3zxj+8MdR2rSVOKjZaBrzcyZX8S2mq+D7q88MQjdHMpfTZPRT1H4V&#10;y3h3TbwX1xZzYVbWPzFJYfPk8t7812l7r1r8UtCj0oxtJqUbbrKeLK4IHQ+/aqeieHLOfS11VbxV&#10;1a3DJeWdwQo2jqPpVKfu6mVSnKctNvyLPws1zxJovirf4cuZHQqzzw/eQHHBz25r0/xBrvw1+Jun&#10;LoHjjTki1LgRMuBJn1Rv6V5jqfja7tII7fRLCKC1kX5Zo24cjr06mudnuJbu/wD7QuJmafdlZC3z&#10;KR6en4VyzoxcubZjjiI0V7N6npniX4Yah8N5bCWbWFurW8kZLfdFtkUBdw3e9YuqBf7d0u8H3hMy&#10;Y9dwxUb/ABF8UeKtFtrXW7rzk0y+QQyMvzYcbTk/Sp7y1uLjWNNe1TMi3GVX8v6Vz+9rzM83E2qY&#10;j3FubfxfvGg8KG0dc/Kqvt9ziua8I/ZYrS8Z5ETEsC/Oe2GP9BW78WJ47jQZX/vNH8v41w/g65aT&#10;xa0flqwXYkasud3TP4YNZYejKWG5fVmuHwtT2fs56XPS7uSHxdpU2naQrzXHlmNpI+VwBjJP9Klt&#10;tD034feE5rrc0k0VtzJN94tjoPTmu8+H+jafZaabi2t1WRm+bauMVwv7Qs07+G7kWURWRrhEUKv6&#10;n9ayoxtJQT0bPYw+Fp4WDcddDhfAeoTabod1rt9L8qgrGx/h3cnH16VPb63Fq0sXlwSBWjaQbl61&#10;Do+k6rPHHpy2bNDDCWgtyuN7Y5dh/KtO3tplFhHa2L86dhW2fLvLHOTXdJcsr9zyKmDrOXNvf8DB&#10;ufGGpeHPE9rLpIj822YSSLIuRx0H581638Pfi/4H+KU39j6/GNK1gL9xpNqT57qe59uteG6lCIbu&#10;SV5GaSSRvMdupIOP0qrLaJelWaP5lbKuvBU+o9K2lRjONh0a9TC+6/mfQfiX4WXdnPNqERMkckZV&#10;QpG3OOG29jXkGt+CvFWhhryeJ3h3YaaJshT6MOqn61v/AA8+N/xB8KWFxbaldJrFjZ2xYR3jgSAe&#10;gfqfxzXceFPib8KPilbM3m/2ZeMoMkE3y4b2boR+P4Vj++pbq6Ox08PitnZnht887wNC11I3yHPz&#10;Vu6B4hkvtC0eFl3eSTGyt3IOB+gr03Wfgz4Y16JpLO4siVJ2yQttYj6rx+leQC2i0LxjP4es5N8d&#10;ncOkSls5kJx6VNflxFH0FToVKEnd3udPoGfEXjzzSGa3sV+c9i2f8axvHWp3msajNLDG0jNIyQ88&#10;IAcfrXRtnwp4ej0mGA/b9QkxIIx8x3Hkfl0rV0P4TahHDHFdaezLuzIVU5yfc1y4KMPac89lsdMq&#10;fNDlR5xZeHLSwjjvdUlWW45KrkbF+tFzqUcLbbObzJGbLS44X2X0x613Xib4K2Rf7XPrZsY0VmED&#10;SI7E+2SKwJfh74ftYdkmuP5wDfeZFzivVlW5lZHDVpVl7lNJIyrTxl4itE8uLUmZdv3ZPmxVe91/&#10;VL2Tzbi+bd/dXitg2/w0sFY3d+00ifwq7MGH4VY/tH4LarH9nSVrWbbje0bLt+hqIxj2MY4eXLrJ&#10;XK/h2Q6h4a1VL2RpGihDRsTypzXdfBb4waZqujp8OPifqLSfMo0/UZpMMfRWbsR2bv0rmdJ0DSpr&#10;a8sfCeox3C3EO1i02SD1HGK5fWfCWu6VG011Ys0MZ2tKn3VP4jg03GMtHoaRdahayuup7V4w+Ef9&#10;gX8mr6fN5kNxhRJ29s9h9a8q+Iek3GnhbHU7ExusmWVu/uD0xWz8LPj5r3h+aLw342uP7Q0VmVMz&#10;j95AM/eB6kD0PavSfi98N7PxB4SSXSE+0Db5ljcK3K55C5PVTXNGPsa93uzb2VGtGVSmtX0PnzR7&#10;V4r6GPTp5LdvMz5kMhUjHOa9W8HftM+JPBzw23iS2bU7Fo8LhsSrtOM88HNeViC603VVsrmJoZI5&#10;lWRG7c1Jrt891espVVWIlVx35PNbSjzVPI4YVqlGWjPrDwh8U/hN8Q7ZbuxmtVk2/vIbyFVdD6HO&#10;f51sa34E8CeM7DyLzRrOePtLCq5B+qivjvw5quraJcf2zo2otaz2/wAwkX+L2x3/ABrvtK/ai8ba&#10;R5NytlaTMq/vwieWJD0AIXjp6AVnKlLm91ndSxlGXxo9U1b9l7QbmT/iTay1qu07V8kMM9uh6V5N&#10;8Qf2Y/iL4MjuNatPs2qWsZLyfZcrIq+uw9vxrv8AQP2zfCeo2axeIdJvdKuAfmaKMXEZ/Hg/pXQa&#10;V8QfC/i2826N4qhmuJMHyZJPLk/75NRFTpyb7l+xwdR3Vkz5eASS1Upy24lvwxTC2ea+jvFvw68B&#10;+KkK6pawxyeZ809qwjfPocdfxzXC+JvgD4ehtJLjw94vWN16LeupX8xzXTGSOaWDqR+F3PPbO4xb&#10;qCKK0P8AhXfjXThsext5l/hktbxGVvfrmiplHU5/Y1OxX1yRZfE0lmDuYai8rD0AP+NdFLNHDH5j&#10;nauMk+lcmnHiqcvJvdYVy3XkgZrV8YzuuiiyjLeZdMsS7evPX9Kifvctuxnipe2raGx4Bdrq3m1+&#10;dCFupMwj0jU8fn1r0OBDofhdTP8ALNN+9mXPRm7fh/SuT0e1gsrWy0yEKq7o0+g7/pW1448V6U6Q&#10;20d4NzN91eT0wK463NUqKKPcpx9nRjEox67dDXJLiGT5YU2r/n3rnvGmjeGfizr934C8c6d9s0/U&#10;rIrdWbsyiWMMP3ZwRlWwcjoVyDwSK2fCnhrxl4tnnXS9Akhg8zE1/fDyok9TzycewrppLD4U/Da6&#10;k1vVL2PVNWYBPMDHYnGAijP/AOvPNOpTVROPdW0Csva0nG9r9TwH9pb/AIJ4+Ev2ldI8I+BdH8HW&#10;dn4U8P6sL++8O6Zax2sF5JGB5CS7QAYgN2VAy2V5AzWl8Tv+CUvw/wDj1J4Kf48eJli8P+D9Y/tF&#10;fCthGi2966xlIo5GP8CE9AMEZHQ5r1bx98bvH+neH5L3w5ZLZwo6ou5AMg+leP67438ceJ/3mt+J&#10;bmTnJVZCP8/pWmD9t7BRjO6XU46f1WlHT3mj1S9/Zt/Yoj+LXh74n3ngvTp/Enh2yuLHRrx2LmGO&#10;YLvGOhxtwM/dy2OprqvGH7PPwx8b28V/oYNrPGreRJbP9314NfN1rBbrdRztGW+cFmZiT1+tegR+&#10;PfGnw4hh1jw/ffaIfM2SWt5lgcjPB6joadWMo1opSd2bRxVGWk4lm0+DeveDvFH/ABNZ1MHlt5Mv&#10;TLZ4qT402gm8MR3DPkw3UeMD6iuw8E/tJeDvHX/En8U2UlhdeXkxy8q59jVb4g+D7XxZot1F4S1+&#10;1uvOwVhZhuVgc8VzVKdSWKjKW6LlRpujL2bPGNMkCTG4DYMaE7vSvSvhD8Qrm4P9mXkn7yI/K3HO&#10;a8yuILnRJLnTtVtpLe5VtjQyrg/h6ium+F9hdpNPeSWjqkkZWORlxg+orXGRjKi+b5HlVafNGzPc&#10;9RsNO8VaM1rcIPmHH+y3rXyp8d/2Wb3Xv2mfD3xqfSrWNdB8L6hpl5JBGPN1Jbh4tkb8cpGsbkde&#10;ZeMYOfo3wp4gcL5Tvl4/lkDfxj1rU8TaLaeJtM823bEi8q3pzXjYfEzwtS5w06lSlI+Kf2Fv2QbT&#10;9kz9sfxZr/7POn6z4d8E6l4DsJ9ShluZZbW71mW5mkzH5hIISEbSAcKHAr7m8D/HXwH8RYJND8ca&#10;Xb/2hblklikgDrLg4JXIzzjp2rkNGnZVbTJ4RHJAuMKuAy+o9q8W1x7iw8Uz3NtJ5ckN4zxt6Hca&#10;7sFWqYvEz9o+x6WCxVTnfY908efDHxV4YX/hPfAFlJZ2XmEz6fZykyRJ/wA9Mcgj1A6V5rqnj+41&#10;C/s/FS30Lajp8/8AqxCEdlBPJwMN0rV8DfHrx58PXht9Rf8AtLSZuJLeRsgr32senHbpUPxc8DaJ&#10;fS23xQ+Gm240/UZFF3py/wCttpDwSF7qf0r24xlTladrPqenUlzK8T0fxjcp40+Hlt4y0ODzmCo0&#10;6xjLKB978ua4nQ/hz4hv9UXxxb3FvaGSMw29vcKS02TgNx90ZOM1ufs+f2/badqXh3VdA1BrZsFR&#10;9nO3JHzAcfSo9a+CHx2u/EL6h4eWaO3j/wCPR3vxH5a54G2sqbdOUqXMkt7m0oqpFSaM3wx8Lfih&#10;4Uj1jSvEGhww2uqOwjvpJjt5GOqg/qRXUeGP2f8AUfA8FhqFvp631xZrvtYY7pQsbbcbyD1Nd1o3&#10;izxx4N0CHS/iroy3q7Qs99bqHXB7MMD9BWfJ8FvCviHzvEPgXxLcM0il1sZbzMTEj7owNy89OSKM&#10;PL2daTulffqjD2EILmijhfHnw1+KPiDS3v7/AEpbm+mu1kjjjYcL0PU88VteFPDeteDNGvLe28J6&#10;jbzXUbMss1udpmI9QemSMfSvOPELfFXwPq9n4a1C1vBNJLhmnh3jbnov/wCuut8WfEHx38L7qzn0&#10;DxhIzMoP2J4Qy9MkkE17VSNTERVFWd+2xlHlp++9Dzn4gfC/4j33he4GmaPfNcPfltQkbKyScdcH&#10;nFb3wN+G+qeGtGTU/E2kXKrbn5i67d7enPzMefujGfWvUPBf7SmkeM4fI8d/Dq4guP4Ly1tyVbjr&#10;/smti50/R/FmmQp4B8V2c0kkhf7JcyDzU9QOcg9eo6+1a1MXVhJQqQ5Uu2pMaUXdxdzmfE15eeHN&#10;Nm8T6sz3uoX0ixwzSnaluhHEaDuFGM8V8z+O/FPxKn+KUemwPcAyTokMKqcSLuHPv9a+o/i1pk15&#10;4G/sq80a8t763dHjzH8vy9QCOMfqSa8nh1n4gsZLrwpo8Ek0aFftUip+4z3BbkVvg5U5QdRPZ/Mi&#10;qpKyMbxBpcnhnxoTZWmyWNQsgtz0LH5m9hmut0fxIniTwrbfCXwFpa2Zurxp9evIvvzgHjJ68Vo+&#10;DvhybWOSbXm/tO+vCWvJ1kyi4GdoP1qrq2l+C/hp4gtdd0rWI7e6hLiSxjZn8zPY4zjGa569aFes&#10;/Zv8DSnz04a9R2i+CL/Uvhr4i8HyyLLPbTMbaRh8xIwf8/Wrnwsvn0v4bXmsRoxa42pcrj5YlUYZ&#10;uO/WrmhePhPrP2zwx4avrhbvaJ5pF8uPhR0zjnOfyrn/AIhW3inQPtHiDRtBuLWx1CP/AInFjHMj&#10;Rgn+MAE7T69K5aWHxMpuNtG0/uNJVKcY36o3vh/r8Oo28+oae6+YstxAqQr0Q7cDjttyfxqneW/h&#10;LWbGTQ/iFo+YoLhhGNp+bn7y/jxXOfBDWpNIS5juL2Mptacqq/OpHY/hVvU/GerfEO+/tC5hj0vS&#10;7ebZCyxbpJm+v613xVWnir8uj/rQxfJKnozQ8U3EMmg/8S+JLOB9kVoqrsxbpyfwJNXNI+Jf2/W1&#10;0X4ZWjR3l4scVxeMPkPAHPYkZ6+9Y/i/xHpVp4Hm1K9sTItw32fT/tR+Z3HDSY/ujt6npXLeH/E8&#10;nhDwbceN9OEzfZ3YINpXeem78P0q8T7PFWk47bEUuai99z6E0HxbZfCjwx4m8N6Dcw6lqVrD/pN8&#10;OTNKw5Gf7qknHrXEafd6v8Ufgxr3hXwvEy3EEOY4QMNLltzuSectg+36V4p4P+N2v+INK1G4Wzkg&#10;huZkgvAJsh95x9Qa9rtbm28L+I7WPS9R+wRXVnbJcSRr8ocHAz6jBOajEVZYeKjFXVjejU5tGbXg&#10;a9mu/CdrbX2g6PcMsY8y1urPDAjtkHPtmi/8EfD3Xh5l7ouoaDJ/y2+xXBkgcc5GOw6V5/8AFDw7&#10;rvw+8Y/b9P1HNrdHfHcW5O1GPQn0z+Wa0NF+JPizTljg1AQ30J4ZmbZJ16+leJKj7WKaSaNJKnfV&#10;Dbr9n5fF+o3lj4V8Qx7rN8KbhflkQ8hh0P6VJrnwp1zwvJp1n4hu7eSWeVV8u3J+6o5PSu4uNTgt&#10;7HQPDSwSQ3uqagbhmGQxgOOAfQ4qH4j3kF54/XT4U+TTrEDdn7rNz+eMV5WOjyx1OXF0qMaLmlr0&#10;OG+I/iix0Q2um3FvJMsh8ySKKIv8q9OPQtVHxBNdT+GrY/ZRC1zMrxxgYYkkYHFbemWPiHxJNeal&#10;H4fu/Ku/3FjN5XyeWp5b8STVo/DfxB4g1u0sEDW7aeuVMiH72Pvkegz+dXh4RpUUm9d2VhMPKFFe&#10;ep5ppvw08feJPEltpsOiFVmYCe5kbBVe7YPJr2fUb3wR+zr4T2RbWvpouOm92x1/OrPiLxP4S+B/&#10;h/y5b1bvVHU7Fkf94/P6CvLDqOoeN9bbxPq2lwz30zny2vvmjt0zwqR9PxPNaRpyxErrSJ2WhR21&#10;ZiaF4X8f/HDxNNrcFnII24e8mz5cSjnaCcbj69q71m8IfATR2u7J47zV9uxrhsNkn+6O1R26eNLu&#10;L7J4d024vrlcqoY+XCh/vcf0re+Ef7PmqajrMvijx/cLfXSt96QEww+yg/eYep6VtUlTp672M405&#10;XvbV9TkfCngLxh8Urxtf8TNPbRs26PC5cg9NxJwFx0HesZtDn8GeK77w3NOJvLk3wzKfvLnj/CvU&#10;/jR8VdA8J28nhjwZdr5sa+VNNGwOD659a8a0e41zVy2s3EktxHCxDSN3yTxnvWVq0qbqS0j5nLjq&#10;NP2S/m6sm+IuipNYx61AnG3ZKPr0P511HxGso4/COh+IIY/3a2ccM2O3y9aqWsUOsaXLps53LItU&#10;fDHiU39hJ8MvEM23DGO2kb1HQVhTlKNSPkziwNT94ospfDu/e0+Iv2dpfkmhOB69K1/G48uW8wvr&#10;WCnhPWtD8VWt/er5bWrlRL2lXHH41veLbh5EurgplmhLfXitakYvFKcdmjLGUXTxC0Of8FXMk/jH&#10;RVjh+ZVk3HqcYNdZ8YvGNl4R0JrmLabyT93b/LnLE8Cuf+EtnC2vx6g6N5kNoxHPTPtWF+0HeNf6&#10;hpunCT5mutzfSspUo1sfGL6GUY89dJm1YeH31rQGl1KQHULhRJI7fwnHC/Suy8ECfTfCXn3i7XRN&#10;g69BxXn2j+NFhENrcRSeYcIrJ0PYV6J4gkbT/D8NkoKs6jcv86MdFT5IrqzpxnLyqKOG8Y34uQ9s&#10;X+aRv/HieP5U/wCDyD/hMpMD7to4H5io4RYa1rxhuHZVjUt97GT0B6e9aWnWmneHJ2utF3LMYypl&#10;Zs5BrWtRlUwzpx0uaU6f+zuPc3PHerI1xDbWs+5od27ae5GMVj6fd3IYlyWWqs8ixlrm8kCru+Zm&#10;bvVPxfr0+g6Ol5p6IwkU4kp4XDxw9CNOJpShywsjo/A93HrPjK6mB3Lptvsb0Dt2/KofHV897JY2&#10;Ep3b7zzfpgH9Kd8H9Im0bwFNrF8x+0alIZpGbqc9B+Vc/qOuW9/4+ktXf5LWHy42zwXPJFcMuapi&#10;Jzj9k4b+0xDkuhW8eSeZeWaou3ba4bA77jVjwx4b1LxP4gsdH0yy84+YrTL2CA8k1X8bWkhjj1CP&#10;+H5W9vevSf2T/DrzC+8b6kzCGFjFDI3TKjk/hXbCtzYZS+XzPRw8fazSOK+PPg/UfBXiu3eW0hhh&#10;vlcxxxsCRtPUgdM1xrOc5rqvjz40tfG3xFk1GymZ7ePdHb+hVeMj6kZrk2kBHSteWUUubcdeMY1G&#10;kW9JuGhvfMCA7ULY+nP8hXeeOFi1PwbvC7vMtfM2+4ANcDpVtc3uoRw2lvJI2eVjUkj8q9BS1ubn&#10;wilpcrtYLJCV9O2K48U3GtCfmc7p8zucx4F8TSLdKqiQW7Rj5X6fhXV6vpNn4isuJCjdRIuMjjpW&#10;NqN3pn2DQ9OsvLDw2xEkaL90jgk+5png/wAR3RinknjDW6SMhl/iBB4zV4mPvc602OWtDlqXgY2h&#10;aXe6B41tdG1aOQW8khEU3YjHTNei6/AkGg+REuVjkQrjn+IUtjpmjeKLJo5ZV3EfuWXBKH1FZ13/&#10;AGnoltJ4d1hmkDRk29wW+/j+tKNT21rnq4OMnS5mZPia9kvZ2gDrl7zK/QCuN1N5W8QXmXHyMsYx&#10;7CupmgxrMMjyZWMlmb6jP+FckZPOup7kg5lmZua71pCyFPuSAt/ertPBkxvPDpt3OdrMlcTW/wCC&#10;vEOn6PFcQahLsDMGXjrxXFjqcqmH91apnDi6cp0vdWxiXAkhu5IC3KuR9eaZJI3RpFp9/NNqmqXE&#10;1hatI0jM6qi8gep9K739nj4Z6B4zvNQTxLZR3k0VuxVZGOyI47Ad67KcZexuzqp05SS7nLWM7Xem&#10;R23mfemVHIbGFzWp8QvFR0nS/wCwtIYfcEUPl9jjnp/nisWSyubfW7nRNOdV8u6ZG3dlBqHxNp13&#10;Hrky3jbvs6R7PdWUYbPrx+tcPs4+31OOpT/2jUz7O2SzhWGPt1Y9WPrWlo/inW9Ek3WN86qese7I&#10;NUBwOaI4pbqZLS3X95K4RfqTXVOMZxtJaHTKMTuNO1fUvFFp/aV1u8uFtq7u57mpVaaW4W30542u&#10;N2VRmq4LCHR9Fi0+EcKqhjjqe5rlLq5udGluPEFkc+ZMIo1k7gckj0rjjbkcYadjgjK9Y9U8LfEL&#10;7JEmjeJ4pI2HyK8vO/2z0P480eKfhzpkcE3ibwoixzN88kaj5ZB3+hrhdC+LdmZxZ66ihWUbW6kH&#10;0PFd34V8Y6e26FJ2msZvlz2iJ/pXC6deMmnG35HrUnGtHklrfued/EIBtIgmxgrN3+hrjpyzoQHw&#10;f4T6GvXfiB4CilktrZLtWt5P9WWPQ/56Vy8/wVvzKfs+uRqp6Boi39a6cLWp0Yckv6ucsKbw8XB6&#10;o1tO8Rz+KPhzHqk/lteWDKs/PG4cZ/EVi/FmJLvwrBrEWN0MsbrtboDgGtLwl4X1HwhdTaNqk8cl&#10;vqMLIJI1P3sccHv1qvqOmtqvge90u6LbolkTb0IK8j+VFNqniFbucXL7OoY/g68CRWOqPLyLhoH9&#10;cFRj+dO8VxXFrrNvHtXaoY81m+C5UuPDk8Trua3ljk2k46gqfyIFbXimNbrW7QKituhyG5yvFdGk&#10;cUOXxnBa7bajbabe6oqZiaZgjE+teq+A/A2iv4D0uKTVJo2mt1lk8uTAZzyTXC61bed4LvImAG2Q&#10;t07Z6/rXXeBtQabwZorB/lKbV2t6E0sTUlVoaO1mVWd6asbuuXWt+HLVrDUbtLi3uEMcLjCkccg/&#10;h3ry/wAS69dXOvTx6JcN++mWKEdiPuj+Vdz8eLp/+EZsSjZMk6hvUL3/AJCuY+EPhaPXvGbareL+&#10;505VlUdmfoB/X8KnCRjToOrIVOK9m5HVaTbzadrP9jSMA1vbqG+XrxWXfTm48fzSMWMFrEhlIXvg&#10;8Y/Gt2yZL7X9Q1eNsx7hGvPp1rJ0uIXkF7rCblkvLwrG3ov3R+GKinJWc35GXfQy9d1O2m8X2duj&#10;jaytJ+fAH5Cs28hb+33D3PkmFVkibrkg5/wrN1WL7P41+0xSFrfzmWPceQo4FX4btJvFcUcrhjtI&#10;bPuK9FUVGnp2CclGaa7Hrl7frc6BZ6wM/N5Tcf7WB/WuM+JcYinW8zt2yL83sa3vDc7X3w8kS5Ib&#10;yQyjYf7p4/pWL8TY2uNEZ1zu+zK/5c14OXxdPFOPZtG1B2ps5TXY/Kijf+8prpNIuT/wiM0iHO2x&#10;3cewx/Wue1Vxd6VFcL02j9RW94FiXVNBbT8/622kiHu2OK9bGNwip9mdVX4uY5b4PjHxLG5OPJdv&#10;oea9ptgqNLI6dlArxv4Oxfa/iNeQzysk1mdjR7eo5/LHNexXDGGyZw21mYY/OvqKLUqUWux0R+FE&#10;1kQlisj9Dkn86xHvtW1t9QttCn8ldPsZJ2kI3eYy/wAGOw96t+J9Yh8P+FZrqY8rDiNf7zdAKo/A&#10;lbvXbTxJbKnmPJpMgaQLwrEdPr2pYio4R0NIx5nY5/SL3T9UD3d0Ck00altvQHHNR3YtRfslrlyP&#10;mUDrmsXw7LL5Db87oyVbnpV62Zv7RVw3PHJrGfv6PqRKN42O0vJk8ReDvOfmWHjd3FczbZltVKj7&#10;7Ct7w7cpbak2nSovlXUfzq3qay/sxstTuNLlTaYZNyY7r6152Vx+q4qpQfqjjw69lUlTIdJ1Bh4j&#10;SyK/u47VvMVe+TxXXeH7v+29IuNIuh93cIvl6r2P4GuJ8L7rvWdQvgzbVkWJefQc10Wlyz2MyzQn&#10;lGB+ozzXoZlhHisG2vijqvkaYinzxv2K63NzBbNBeLia3bZIMdx3+lZ9nqQa+3MT9K3PGcMf7vW4&#10;R+7njxJ/vdq5nTV36gNq1WBxUsVhoy6rRl0Jc9NGtcSTTvEjDhpB8tR3WGkZ/VqnYA3UCj+9mqWo&#10;ZiiklXjDEj5ulddTYv7Rj6AxkuJZWPzNIxNXLmS3FvslZVVjnce1Z/hsFkYLKGZssz9QM1Bf6lcX&#10;102haY/7sY+03DKCcegrKUveVjRR7lTxBqelJbMlveLK2DwpyauaNpOpzeH1nW2bbHEWbpS6nq1/&#10;pFgltpNysKx7VVliX/CtGx8Q32m2P9okxzqo3vHNErK3H0rGftd0kXHkW7Mn4fTWttpss/2j5vNZ&#10;tmfm6Vw/hXVbm08Q6g8MAZGmO5e557V9NeFIPhz8VPCpt08M2dvNcQsu6JAskcgX25yCeOa+bdO8&#10;Nah4U8T6xoWqxstxZ3jRMWGMqCSrfiDmuT657S8WrNE1o+zipo6RhZ6rbm4SPzMcbsYZD/MVV1GB&#10;7KBbtLeTy2HzFfmKn1x6VVghEdz58ZKN3aNiM10GnXmgajts9S1j7HK33WnXKP8Aj61lKULamcfZ&#10;11Z6M59W3ASdjytdV4B8St83hjUMSQTD5Fb6ciph8KTOVnstSh8t+fMiZh+IxxXRD4f6MLBZo13X&#10;Vvh451UKxYdjjAIP0zzXDipUZx5R08DVpvmizzHU9Ol8O69caRM5aMyF7dm7qe1eoeB4zqEF5aTH&#10;eLi2SVPfKgH9a5f4naCdZ0Vdc0xN1xa/OuP4l7irHgvxBs03SNU3ttXfHKPo+SPyatMPL21P8B0Y&#10;+zkyaPy9S0JopBvwrRyL/dZeCK0vDl5Bb+HdNvoXkAMbIVXnjaeB+NcJrkt3pOualZWt20atdN9x&#10;jggnIP616Po3hi7bwRcIkLbrYLLH/eZckH8e/vW0Y80WmZUdJMdpMXl6ZHuQqzOxKmud+NGqizfT&#10;Iiw2xwtJ9DjANdDpUiPp0IjP3VxJ7N3zXmfxi1OfUvES6ehLfZ7dR9B1NeXgacpY5oqrKMqaRJ4D&#10;YXstroqW7SeZcebNxndk9Pwr6L0u3jsYLXSVUBtu+RfavEP2cfDkl34jE8zMywq0kjA/KB2HPvmv&#10;c0lgg+0a1c7VVFIU+i9f1rsx9RQvbodOHjaKRz/j3WQ2qDTkP+phy59M14J4x12LV/Ek14JcRQx+&#10;VGx7nvXoXjvxBdrps1yuWuL642Qov3trH+grp/DXi34T6Jotro+qXtitxbxqG3W6swb646/jWOBp&#10;uFL2klqycVGNb3XKyPIfDXgLxp4tf/invDF5cK33ZBbkL09SK77QP2UPiHqbB9WkgsVx/H8xFdVq&#10;n7R3gzw5OBoFzcXvl4wi5Cnjp2GM47niue179rrxpfbl0bSLWz67dzF8e/auiUqr0ijkVHL6Pxyu&#10;T69+yD4osbBptG16G6mXny2Xbn6V5zN4Y8b+AtRj1W+0OSGa3l6yRh1z7102mftQfFu1kLXeqWt1&#10;H/CjW+0j8R/Wuos/2n/CniaH7N8Qvh2d23abq0kDH69iP1pp1YrWzKcMDWtytpmf4K+PmrXd6thq&#10;nhy1mGwkNHM0Z4HpTNa/ah19pGg0Pwhp9rt433DNM39K7DRvh58F/iIG1nwPr0ljMi/vkSMFlyO4&#10;Nctrn7JXitRNf+E9ebUoeX/fae8bfQlcj9KIypSN5RxUIrldzk7/AOMnj3xJeLFq2vOsTHH2e1jE&#10;ak9gAK7rwV8BNb8YRR+KvG0Ui2se022nyybWlHXe57L7d61fgV8BdF8ISt4z+IBWbUoSzW1tJ/q7&#10;dfUcfM3uenb1qp8Vf2kPs1xcaNoaeZIr7Y1yfLjxxubux77enr6VDlKUrQRUYqnT567+RpfEfxf4&#10;E8IaOljql7JNe28eNOt7BgvksOnPp61h2Ov+Fvj/AOGx4f1m+bS9ZjbcjRuVMnoe27PpXjt/qF7q&#10;l3JqF/cvNNI255HOSajgu5rSQXFtKyMvIK9a09jpvqc8cfKU7Ne6epXvhbxX4JxYeJIGmijYJDfx&#10;ZZXHv6Grng/U44tVe0LFobpfl2jo3/16ufDv41RazptvpWvQR3MkKgN5h/eKR/F7j36iusm0bwf4&#10;gM1xaeVZXzbZRIpA6d8dwe9cFaPMnGW5p/Z8a65oS0PM/iXpRm05oQygxyEc8djXmkTsMMhO72PS&#10;vX/GV3p19DcWbzp5uMfJJkPjuK8t1Lw9eaWDcA7ozIQfVee9b4GVouLPNlTdCbi+jOw+AV9dSa9q&#10;ttLcO4aGNhuOeRxW/wDEDWUsIppN2Nq1zH7PrB/E+qKF/wCXePJ/GpfilPLLK1uG+9cKG57ZrTl5&#10;sae5Qk/qibNHwtrNt4S8CXHiO6H724kyNpGWZjgfpVn4MaadX8UXHxB1eMBYMparIpYFu559AR9T&#10;XJeMNTT/AIRrT9LhI+abzBGn93G0D8ST+Vd1oMS6F4StNHR28ww+ZcNuwqgnOAP5n6VpSo+0qOTF&#10;OXNUS6RLnxb+J3h/RfD94NL0azl1C+Uw2rtGNyesmPYVzPwn1jV9Ztmhjmczw4Z5pJP3bcfxZ6en&#10;rWR4q8LQeLtQj1WbVZFjRdsccaAKVHXnOeTV7Q5vAngtB513++HCW0JMkjevA4yferq4em1Yw5qy&#10;rc19DqfE1wuq2QWVDHNHkTwk9j3HqPeudl06ztLF9VsrSGWa1XebWblZAOmPQ5P61elm8ZeMbdIv&#10;DXgq4hj24S4nj+YD6ngfrUPiHwZrPh82Vl4ti3mYeYjQv8rMP4Wx3rKlH2WiZ1Sqe03Kfhnwbqnx&#10;G1CPWfGMky2e7/R9Ps0LSSY7ccIPxzXt2keGfF1hoCaT4V8DixhK7YQ0ioAMfeIHP49awfh9488Q&#10;6LorWvhjQlnj3AP5mMJx2xzVjx18QfjRJpi2/hHSZpL6XP3sRxpg9SaqU5Tlb8yowUVcr6n+z38Q&#10;/E7Qwaze28MIk3XHk3BBkHpnGa7O18B+N/BvhptE+HtlpNmyoVRoyd2cdSWHJrw7WvEX7VGnQtf6&#10;zeahDCnzTG1ZWUe/fiswfHj4yon+iePbgf8AXRQalylU+0tDOVanHRpmz4u8HftSQ3cj69pd9dL5&#10;h/fWtyrIR6jkfyrh/ES+P9G8ybXtJ1iMr1ZlbH6Vtn9oX45RKWf4i7l6bZLWIj9VqbQf2i/ifa3T&#10;XN/cWerRuuGjfT1X8iox+lbRlPqjHmpylo2cdpGo/EzV5/suj6lqUY4UtcXpjHB578ivYPBvxDi8&#10;GaTDpfxB1p7vbIHuCtw28LjHHPPWrnhD4n+BPiJbvF47+EiWtxGw3XduAu/nqMYOa0tb/Z7+E/ie&#10;KbX/AAl4mu7GVYWlaGSQsrgDOMEH9KU5Rta1jSMZx1THeOfhd4O+L9mfF/w91CPVPJCiTTZJiGOB&#10;0HPBrgJ5/h/4Ftd194RjtbpTtkhkjG5WzjHNbfg74a+OPh9HN438IT3F0vlFrj7JJuK45+aMgE8U&#10;65+I/wAJPjNHL4a+JUb2OoSsI1v7VDESd3Gc9GB7GnTnKOjd15FS5ZavRmJZ+O59VvIbHRNDtbfz&#10;m+WS7mRF/NiBXT6V8MPGXizTZLhPiVpKzlCVt7G6R8H0O09jVHV/2IrvUrJZfB3j2O8t2B2/ao8N&#10;x05U+tcRffs9fEjwZODc6ZcQyQr+6uLa4bBx0NaSqU7e4zPllDdXOr1X9j34xxBtWg8XWt4y8/Z2&#10;lkLNx6niuS1vwJ8TPDjPB4r+GV5dQquWla3ZlHuCtdD4V+N3xt+Gk6QaxLcajY7w0jXYy4GOQG6E&#10;flXqXhL9qfSvE4WCPQJpJlj3TRxKcj2wQf51i6laOu5UVRqbNo+b7W08Pa5dro2neHp4bqfiNUY4&#10;Q+rbgCBXVafonhz4fab52vyrdXTDMasNx+gB/nXvGsW/wv8AiDG09vex6fezYBk2hHJHY5615r8R&#10;f2c/GpvW1bSUh1b93thjaQAHn078VUcUpWjN2K+r8mq1OOv5vFPje236xrLabYR/MLa1wrMPcg9M&#10;VDa2Hwy0O1XVpZ47hGX/AFkzFyf8mqL6H408J2c3/CUeBpSWDD95bOioenBBxiuWGp6XpUD2Nxpl&#10;7Ms65aOOQLjJOfve4/SuiMlON4mfN1sdhqnjXSpI/K0DRYwGX/XTQgY/CsceLXsQEW7jjkk5Plj5&#10;jx2qnH4k8Bafbee/gvUrqbosd1efIPbj/Crll8QZoJ/tmj+AdLsW24EkzbyvuBipfM9zGWuspW9E&#10;WLLwj458Sr9s0rSpFhbH+lTj72R29abrGmWfgR2svtnn6pNH8u47mT3P90flVXU/GPj7xN/xLx4i&#10;uJIzj9xp6iNQPQkDp+NQ2vheKyb7Xr18luu35l87dI/1ojGSI937EfmyinlLKzl2u7qT/WFVzn2r&#10;e8M33iLwVbNqF3/qWfi1cjAX0qPTrpGl+w+EdMVRz5l5MP1qPWba9lvtmo3jy7MDyxwp464pXir8&#10;2o+f2cbt3ZqSeMfDEUi6jo2nzWhkkV5RHAPkf+8p7+4rN8WaNKt9Dqltd71uN3mTiTKz+n/6qhUe&#10;Uu1RjFRzTXCWklst2VhZfmjblQf7wHY/So5ve0Rk6/tIOLHaQL6W6s/CYtY2tb262+Zn542PORVr&#10;xH4UvvCeptpWoncwGY5MY3r6/Wu5/Z2+G7+JPEMPifW4f+JdYxl4pZB/rHIIyP8AH1qp8fvEuj32&#10;st4a0ExXTWVxzdDqOOmfWs3PnqcqNvZ8uH557nIeFZ7nVL+bw2qFcMssSrg+Zg85969n8F/Dy5vN&#10;Qttb1ONVhjDMqjGTkcV4TFfTaPeQ6zbBt8HOF7j0r27wL8QWOlx3cMryQ3EYKru+561z14ctrF4J&#10;0J6taowfjT4Dvb24uF00+WzSBoNxO04rlfh7o1xbeIf+JhZ7Zlg+ZjyN27sfwr17xRZNrtiNTsrh&#10;ZPLjPyjvXA6TKLbVlZv7yq2frVRcvZteR3S5edSPZPDzGPQwyQ8ruwP71eWfEXUf7W12HRWuNqxN&#10;9ouMHJznhcV3N/4hufC/g+bUIbf7RNg+TFnCjPHJ9K8t0bS73VdXkM8yy3t9cYkk9PQY9BXNRp83&#10;vvobVJcui6nWfDTSZtZ16TV5VAtbfIkZl6n0/Afzqn4j1rQdMmk8P6JtbZMxLeZxDnt9far/AMRv&#10;GenfDLw5D4R0SZX1CSL5sclR3Y14pd2EF9I096rM7Sb3k3EMx9a6qceeSlLZbHHWxUaNorc6yfw5&#10;pF0MzMrNuZuvqcmo59D0FSIGeNVPG3cATXP6tpGk/ZoVsLu4RtuJNszflWedCsSMytM5Pd5CSK74&#10;ui1scksRR5tYnXS+GfDIiaKKFVZhhsynn2PPSoZvCbaTafaoooY4eu7cFrmY9Fs0O53lbd6yGpjB&#10;DBDvkkbYq/dd+B3qvaRjokL61TXQk1bxrcaJaMthqE0bdjHMfT2rc+Fvg27sbdvGfiZD5xBmPm+p&#10;5BNQ/D/4cxeML8a/q8Y+w28gMCY/1zDufYGtr4ua20emjw1pAVWkP75g3KJ+HrXj4ytKvUjh6S3+&#10;I6qdS1L2k/kjFh8X643iJvF4aOSGK48uBWXgt7fQV0Pif4yeNriy8xb/AMrPy/KxP9a5cadLLpOl&#10;aLpFq8nlqXn2qeGJ7+9bE/w+8TavBHbQWgXcwO+Q8AV0+zhGytscftcVKT5Tk9Y1zV9auVuNV1CS&#10;ZlGFLN0qlLdQqd00q5/2m/xru0+EPh2yf/iq/FjL83MNr8qj6nk1fNl8G9Cf7La29gzJx5ty3ms/&#10;HXnPf2q/dMHhKstak/xPPdF0rUtccrounSXB/wCma8V0mh/Ar4ia9Lsvm0/TY24DXExd/wDvlR/W&#10;tzVvin4d0Jvs/hcfaNowpjh8uMD8eT+VZF/8cPGM8PkabJFY7uskfzMPcE9KpOptEunHB0922zvd&#10;H/ZFu9OhczfEmZJpI8NHaW6oG9sk5q/B8PvEnhZfKu/GWpTR/d8vVI0lUgdhkf414rJ4s8WXTief&#10;xTfyMp4P2ggfkOP0p1v4v8UWszTJrc25v4pG3H9RSVOrL4nf5HR9aw0dos73UPglo19eT6ifE8cS&#10;zSFjCsKhVOeQOeB7V6X8FNas7Kwk+GWq6l9qWFP9CnkXG9CPuZ9R2r54fxf4muiUn1y4dWbcy+Yc&#10;EnqcfhWt4p1vWksLaS21m5hkAGJIZNrDilUp82kiqOIoxvKEbHqHxC+CcFv4ouNX1S2mlsrhv3d4&#10;qk+WOmG/xqknwA8JzlrmLUHeN0/djzDwfrmn/CL9pVbzTR4M+KjrJG0flpqTNjeD/f8Af3q78RPh&#10;PqE1hB4k+Ffi+5aGZWaO3M4aOTvgZHXFRecfdl95t+5qQ54q5zzfs3X+yUad4mSNZkwySRbgPoay&#10;ZP2YfihNM0Gh3+m3eMlI3kaNm/QjNJoPx2+J3g2RrJ/sszrJiSK7tuRjscdPyrr/AA3+114piONX&#10;8B2dw3O6Szn8sgD6inL2lPXQ5/8AYp6NWPN/EPwZ+KvgmNrrxL4NkWHvPayCVAfw5/SsW11Ka21P&#10;+0bxG3SfeO0ggevtX0sn7QPws8d2kPna7/ZtxyGtdSjKgnuM8g1g+Kfhb8PviBGzxXHlyn/V3FnJ&#10;098VPN7Re+iZ4KnUi3SZ43q76hDCt9p+oTLHj5lWZvz61Rt/EGtW0GLbUpQrL0Zt3869e0/9m6AW&#10;/wBl/wCE9kjH3V861Vlx7nrXP+IP2avFenps8Oavp9/tkyvmM0W5cdO4qMO5U1yS+Rz08Pi6as9T&#10;idO17V3ZmluHkGOBu6UVav8Awd4y8Dy7PFPhi4h8xmEckX7yN/oy0VrK/Nt+IP2ydtSn4d0t38QX&#10;lzcgKzAFlXop9BVzWn1LU/EFjaaJpUt41rJvkWNenGBzW7LoekGdjq2rCR1b5rfT127j6Fjlj+AF&#10;LqXiHxlpEkOj+FNFt9LgmlC+e2Hc+/PP86Vmpa9DWOF/fc3Tob2j+DPFGopHPq1wmnwxqw2xsGk5&#10;GOvQVYl8RfDT4fk/ZGjuL9Od27zJS31PArgvFmoeKrF3+3eJZLxXYJ5byEYY9+MVF4a0B7uE2wit&#10;2lkbdI7SkN/9anGmrczO7mqSlovvOr8S/EvxHq+jzazdz/ZtPVStvArHdPIegz6D2rza/wBavtSu&#10;47y6l3GNlKr2XFdb4l8KeNPEVhC1rYr5FrHiG3Vsbzjls9z6VxVzZahYzNbahp81vIpwY5oyP/10&#10;U4e6zlrxqRe7PTfiPp974i+HLappuotH/oyTbGGQen+Jrz7RvD3hwaYt1rPizy5WA3KuML9a7rTP&#10;GugD4YNa3d7H9oS1aH7Ox+YtyBXmuAw+b/8AVXDlaqU1Ug+j0OPDc0LqSNy0+G0mqGSfwz4pt7le&#10;sfmPwT6ZHStS/t9QXw9eaXrVk0NxHGrrlcqSp5wfoa5TT7qfSbkXFi+0jqo6H611eg/EG4upvsV5&#10;aIylfuyMWB+mea7MRTVRJt7anTy0Z76HPeA3gl8baYJFWSOScqwJ6/Ketei+MhpPh6KO4jtTH96T&#10;fC3PHtVCLQPCtxqEGrWUK2l9C3mJt+6M8cio/HVxr1zoUlvcaYJn2nyZYWBz2xj6Vy1ozqYmM4bH&#10;RRpypxlZ+hXuNd0bxFZKmqTQ3W1vl85QHQ46nPat+3Edm0bzwM1nsUJ9jXheOrCvP/CXww+IPja+&#10;Gm+HfCN1NL38zEar75JGP1r3T4cfsl+KNB07d428cRwb2B+zWeZNn+zvbj8lNbYinSlHlmyYxqVo&#10;8s4/M858feNm0TV9MvtClHkLGTJgYDZblT713XhLxXb63pcer6XP8si/Mp/hPcEV6Fd/D74LeHbR&#10;f7a0ixuvJYP9o1B+reuD1P4VzvxJ8cfDmbSY7nw89mk0DKka26iNXX+7zgZ9K8uph6PsVGmnddTH&#10;EZdy024vY5/WLOeY/b7HaLhMlfRh6Gq/hf8AZb0D4i27+J734gGNZpiZLe2twGiOeVyx/pV60vIr&#10;yESxf8CXupqG4udb0CWbU9E1OaFGX/SbePGGx/F061z4Wq6dR9GzhwFaNOraWzPQtA/Z1+DXhrRv&#10;7Km0pbqPO6SS+ui2W9eoAq9e+Ifgh8ObSO3N1pNmoGIYIyCT+VeQ6tod74whW5tfiLCWmQMUurxh&#10;k/3SO1cz4g+CnjmVN8VtHdeWn/LvIG/HrnFe1Tp06lvaTPouZqPuo9q8f/tGaZ4Q0y11DS/DNxc2&#10;9w3yzcLGB6+9cv8AET4kePfEUulPoevrY6ZqY2iaBtm1u6lvXH8jXhr69488K+d4V17S7hrGZ+Le&#10;ZThGH8SHt9K7L4T+K7PU9GvvAXiCzuJrF/8AUy+WW8pj0x6c12fV4Ya09Ja667onndS62O/8MfEG&#10;9+H2uxaR4u1iTUtJ1Jtsd1cfMF7ck9R71p+P/hn4y8Jyf8J78HNUbym/eyWafN8pH8I7ivIfEnir&#10;VLHSf+EL15GuYLebba3nkn7g7Yx17mui+Cn7QOteCdXXw/qU9xf6NIxEaPGfMg+mf4fauqtRj/Fp&#10;WfdGcZ/Zlc6jw5+0bPreNI+JXhGzuliba00P30I6kqeQfpXUD4VfDP4gXw8R+APEkE13Cgdre4bz&#10;lHoCD8w5qr41+C+h/FOz/wCE/wDAU4tbthl0KELNj29a5v4deAL3w74pfV9d16SzuA21PLJUEKPU&#10;nH6VjHEU6f7ynJxl2K9nKXuzV0J8TfAvxr0HUIdWvLy3urGNcxQ6bAEjRu+VxnFeTeP5/EGt6qbu&#10;P7YlxlPLhtVzhlHYgAj1r6evfHPwuYhdQ8RyXk0aZZZLvd29P8K5bxb8cfCPhS2a/wDDXgy3u7gD&#10;5SsfIB4zk1pDNalSPLUjd9yfq0ea8XYwPCvjD42QWuj2ejeGr7XdNuoQupW+rR/NCcDIBOD612Hi&#10;n4MT+JjDNoPh06OxYNcbbrh/QFfrXFxftIfETxGD9lOn6bEo64LNn8BRcav478VWmZfHt1Cs3LeS&#10;m38uT+tZ/wC1ympwtH+uxXLRtaWpqXP7OnxMgjuF0vx/DH5iFTErEYPfp/Oufm+FPxH8IDyH8N28&#10;zsu5rhVaUytnrk5rzy48V+PtD8V3Wj2HjHUHWFyWlS452g9R6mux8O/FzxHpKo83xDu3XbmS21KM&#10;5LezLXZy5hL3m0Y/uNgvfBXj7UJGN3dX8Sq/3FjwkX4D2pt1d+GvAGnXV/ez3d1NNHsZrrcA7dgA&#10;a9M8H/GlXtPO8Q2dvdK7Em4SZd6g9iMCumXVvhH8RLOTQ7uO3by1Ba3vIgrAHuM9amWOxVGXvU/u&#10;0GqEJaqR8jXfi+2/tSDXtJsPsrSSbLqOMnYTXZXWoy+KtQg/sETW9vZ7CLWKPHnMxx/n2r0Hxv8A&#10;sbW+r6hJrPw48TWqq3zf2ZJIPLDYxnI5U81hWHwo+IXwsk2+IPDMlxG3zSS2c4kw2MY7EV6VPF4e&#10;tSUm9TmnRqRlZbGR+1pZ6VZ6FoXhTQfJjSzhRr9lYMzv/dz6Ann3qxoXhi01b4Wf2dbywyN5fmRb&#10;lJWUdx9K7jSf2c7z42ahb6t4tgl0rRbK38ryI2HmTcHLZ7HnNb//AAjvwR8OazeaPoVvNeWtjbrB&#10;NGJcpAw4yD1J/TmuWpXpxtG9+uht7OT1SPCvCnwpmlis4tSs7WztVut/2O1jO53B4ZyR+ld54utI&#10;tQ0ddMv49wkhby5c4ZJE+Zfw4rtLz4Ja8t2tto2r28Ok3J3Q3jx5Kqfmxle59+tN8ZeFfgx8Mksp&#10;/iJqd74hvNjPHZ28m2PGcZwpHHTqTmrxOKw9Tl5XcinTqxvdGHpPh5vi14UgXTdLkuZ3thDcSRqd&#10;sZ9Sexzz3rQsP2S9Ujv7bR9V8WxsHXMq28fzKo65P6UJ8efHuuQR+GPg34At9JjaQLF8okbb0BwP&#10;lFdD8WvihP8AAP4axtqmofbPFmsQ7VUtna2BluOijtXl+9F8sOvQ6/i+I5DxPr5179oG3i0O33af&#10;4bVbOMKcA4GCB61k/FHVJP7Q1y7tZcyyTJbxMvBDbQOPpmm/CK3XTPAl14118us11fB/Ob+IbsnH&#10;rzWbqTr4w8WRwRSBVmupLltzYRcnaN34V52Ip+2rJPZbmOIpe0hGHnco+HdL8T3F9Z6Rpuu6nMFK&#10;7YVuCsaqD1PsK6vx38VbrwzdWvhvwuWvNWX91NcL86qT/Dj+Ijj6VgeP/FmiaI48L+BdaWOdVxq2&#10;pQqWJA/5Zpzx17elcqnjTTvAEf8AaHhEtfXzsG+2TQ/JGT169TXRGi61nb0X+Z0Rl7ONkdnpXwM8&#10;QeJb8+JvHl6Y1lJkuJJ5Pm6/korYvvFvwW+HcDafp6rqV1Gv+rgXdz7t2rzUaj8UPiJIdU8b6/cW&#10;9gVzHEo2q/0Ufzrs/hl8Dbrx7fRztpxtNHhbMlx/FNjrz3/lVSoL/l7LTsgjLpFfedR8J9d8Y/FP&#10;U5DpWjw6Tolvw8ypkvzyue5/lTf2jfilrem+HP8AhD/hxJ9jjVil5fEhMIBzs/x71e+IXxP0Twde&#10;WvwX+HESxs0J+0zQt/q1xzk9j6+ua8V+NevLcajHpSysfLhUbWboB2/WsEoyq8yjogq1PZ023ucS&#10;825txmkkk7yyNkn3rvPgreRXMF/oczZ3gOqn8q8+BHaun+El9NaeLvLt7V5nlt2Xy4xkn0+nNY5l&#10;GtXw7szw60pVYtXN6RX0DX5NPeT7r/LnuMZ/lWL8TdKZZINfsmaNpMDzFOCrDoa6nxN4V8X6h4wt&#10;7+XwpcR28kIDzIyvscZwDz6VZ13w3bX/AIcfS7mG6hn25TzocKGB9elc9Cpyxg5b21MadOtCSlyk&#10;ngXxDL4j8GR32twRvNH8j56kjuadf2sN+ciJY124ZVHb0rH+HV3eQ6e+hRWy+ZIwT5jwhA5YgV3V&#10;v8K7Ka3D3uu30k3l/KysFCH6Ae/enKpTo1G2fRR5alOMprU858H6tBpfibWLeUr5cUaxw7cVwfxE&#10;m/tTx5HeiTdBC7KnoWwK9a1r4R63p0F3c6G9rdSSNmbzMo7YHXjIrzu58PXfh/w9qVz4osVjkUvJ&#10;CrnLM2RytdlB0ZVHUi9ex5VTD1I4h1EtCPwHot/rXjKxjW2dreOTdMwXjj/69eqa/HHqV+ySN+7g&#10;Hze5J6VD8O/CF9p3hrTddtrN5TNZhpFyFI3AN/WtY+FLu/kuLm+RrO2Y7pGmxuOB0FcNap7TFXey&#10;FUwtapWV1ocDBomh6Tp1x4i8VXbR27zMILeP7zgHgVW+HepWWt+PFFrYSQWjW7DyJpN25uMH2qp8&#10;VtZh1HXo9I05P9F01DFu/vScZ/KsXw7rs/hvWodXt4wzRt8yt/ED1FdkqM6mGdt2dWIjaHs49Eei&#10;fGTS7ePwtFc28Kx+VdKW28ZyDXB3Tf8ACVaHYeFY13TSXSxj256/TFdJ43+JOleK/B62cMTR3L3C&#10;l4G5wq981m/AnSTrfiabVpBmOxztb1boPxrnwCrUcDL2q1V/+Ac+Ep1pU+R7nX+M/EUPhDwysMKb&#10;vs8axW6Lxukxj/GvKIEmhTzDLukZtzN3LZ611fxi1KHU/FC2Fuf3VmuX9DJWBpukalqsiwafZySM&#10;eMopwK6sLTVOjd7vcxp0fZ3S1Oh0bUP+EltV0VIWkvJ2EMcI6uzcAiva/F9vH8KfgongrS5l+2NZ&#10;snmKwGXPLt+JJ/OuZ/Z0+EMNh4gbxbq1ws01iuyONc4ikI5Oe+Af1rN+K19c+JtU1jVZ78NZxXHk&#10;WMat94qOv0zms6dKKxFo7b/M9TD0/Y03Lqzz3WfB2rT3+lpZWu6OSxJeQ/dDZPGfX+ddHpfwRurk&#10;qL+/ZV6s6LtC/nz+grX1HxUPAfg7SXuNNa4lurUmPKjaGySCfwrhdZ+I3jPXf3VzrLQxN/yxtxsG&#10;PTI611zlzSbM6io05Xlqz0VNW+Hnwwiazt3Rrjbh9nzSH61S0XUrXWbC4uLNSscsnnRq3Udcj868&#10;xt5xFdLPKnmbX3Pvb7/1rrPD3ieS5l+y6NCIpFb5Y253KeoFcGMp1KkUoo551pVJKMVoZf2eSw8S&#10;3EJPCSNz6BuRUvhxivhfV0QY/esF9uaXW7qQXY1csPmUxTR90YHGar6DcxwaXfWmflkbILH2rZ3q&#10;Ub+hyP3a+ppeGbvUdI0y3u4bv93/ABbm6HPSu4hvdI8ZaS2jamQJGHDfdZT7H1ryey1aUWqW7uTH&#10;DGzRovds8V2viSyeXT7LU9NPk3UkYJOeOgpVqPvprRnZh1UhHng/VdCLUNEvdH1ZtO1BmZHz5c39&#10;4Y/nXEsFSVo4z8qsR+prvLTxjp3iLTv7A8Yj7Mx+VL1W+6/bPv8Azrl4/AmvN4ibQQUPmNm1umb5&#10;Zl7Yx3xW1OUnpLc2qRjOKlT+a7GXTrOyutTvU06zTdJJ/wCOj1PtXY2nwH8YXFx5U93BFlcr1LH8&#10;K2U8C2XgSFtGivFl1K6ws0kwwVX0x2rePLzWZCoylqzh9Y1K38MWD+FdAYC4mUG8uuNz54xnsK9k&#10;/Y5sYbXw1qDSKrSm4ZvM7ldoGPzya5w+EfhDpzRyaxdWks23NwrzHcz+vXge1dz8FF0CG/vV8LSx&#10;rZrDxFDLu285J+tTXqSdOyOmjH94jwnS7TWdT8a3stpbSM39oztuZSAAHPetq0+HfiPxX4snjuEm&#10;W1ZRtkVcK4B9TW5rXxp0DTZrq10SxP2qO6mVmNvxneeckj+tUbj4v+K7K0NzJ5U67srHgooB/wB0&#10;jP51PKuZNroZeyo813qdd4Z+CvhvSCJb+2jmkH/PT5qh8X6PoqarFDbWUK/Y23blQAhiOmQBXnb/&#10;ABO8f+ILxbK01L7P5zBdluoG3nrnk/rXWZOmG306W7aWQ8zTSPlnb3JrCvKVuVGVSUasXCK+ZT8R&#10;2d9rFxa6Jp100MlxIA0i44XueareIPh/4L0IKfFvjS7nEIHl2sU0eW+gXJ/OuP8AG+uPrHi2SO2l&#10;2xWfyblY8tWcSMZataNJRpo5sPGFON2rs6qDxh4M0qfzNC8GKrLwr3EmWOO9Xbb4lSazdJpX/COW&#10;Ua3LbJXCndj25riFIzjFXvDbx2+u2s0jBVWUZzRiHP2ba7G0qklTbR69fy2l94Fm0gHbNa4+zy45&#10;5HB/A8V5c/i3X7SRra5vbuOSPj5Zscj2rr9I1AXvjF9HguNyS2ecKc/OCcf0rkfHNnPL4juJbSKS&#10;YbV8xljOA20A9OnNefh43tzIq8sRRjNrVjbr4ha+9sqT3zSNDIHjLINx/Gus8O60niGO6eKI/vIV&#10;ZlPAJI5P5V5+mmanIcrp0zcdPKbn9K0vAV5f6F4j8nVLaaON1MZEilRtx15rorUVKF10OPEUpW5r&#10;bHReH9Psr7wzeWktqq3VrI6b1HzbQcjPtRc28Y12xLwqRJb8hv4SB1qjfalPo3xBWGFD5V5GolC9&#10;+MZ/CtDT4L6/1y1LD5Y43QN1xx0Nc8oyi1JGPJzW5TM1TS45NKuLUHcZI8BfXParHhWRLbRodOTA&#10;S2vgq9uKW41GKLWBpBgk87zdowp2nAycH6VV0q1kt9RYNHtje434JJ24J5zU01JppilH7Nib41ak&#10;01pY6XH/AAoJWz1HzYBqT4T6JIngW68RNeSwySMzo0TdQBiub+Ieq3E1wzTWzCRow8e5eAgyAK7R&#10;JT4W+C9tE4WOR7ULtPZn+bFbVIuOFjDuxSvGml3ZV8LXNxD4NvtQmb5naWT68VRtb+507wjYx2sD&#10;y3HktMq9STjg1JaXcMXw9W0Rmee4HlrDH97JPpWtb6bcaZ4YuNaurJkdLdbe3SZcNjIz+Jqoxt95&#10;0YfC1K8m1ojzNp58+fIvzAnerdQe4qXwzcLN4qjdfu7c/TGeDSXm/wC0yM6/MznP51T3TWOpx6pb&#10;5+U4kUd1716kY+5YxrUY6s7zw98RrDS9HvvD09rIXmuGELx4xzxz+NbXjCPzNNjVz/y6AH3+WvM9&#10;PPm6hHKpJWa4DIfUFq9Q8aHybASEf6u1z+Qrz5YenRrXj11ZUYRjFtdjh7JGbw+1vMPmjXbir/hz&#10;Uv7F8PW9877N10Rv9Pes7QtQi1JJpooyqyKGVW+mKXxFm08P2Fme7O/611VKcaicJHVNx5UWfg9c&#10;Ran8Ute1RSrbmG1k6MSOTXqmqFI3t4n+60gOW6cDNeN/s/XMVn4p1cXZRI+H8zJGK9H8TXf9q6hG&#10;GEi2Sxk/dKtMfQegr2KfJRopLobU1eKSOb8ba3ceKNVjhhLNbxTFLaFf+Wz/AN4+wFeufs7Wdr4c&#10;uE0WSNFmkVndgPvk1594J8Px3U7a1NAVWOXbag8eoJxWxq2vTeGNStNe05m8yxk3SKGxuTv+lTWp&#10;+0oO+5tTlyzuVfjF8Po/Avj2ZrRNtlq6tPb8YAkz8yfXP865exgj/tRUYfdNfQ/j/wAP6P8AGX4S&#10;Q65p0qtNDALmxuv7jAYYH+RHvXzxFFcWWs+Rdptkjb5lrlwtTmjaW6CtHlldbM1tZlniuVe3O1lU&#10;FffpR4m1SCV7XXfJ2s0ZjmP8s1HdyvLNuP8AdFEccdxZ3GkTJ8rxl1Y/3qMVDllDEx+zv6HHWjyy&#10;U0VvAkLL4dW4YfvJpJJGYtnOTWvY3EZhZnkC7Rls1X0Uxw+HYwiqBGjLx2rJ1OctbGCMj5mAr26f&#10;vU79za9zqLC+i1zSrrQnKthd8PvWFpCSR3sisoVkO0rVPTr8abeLPFu+X+HPWta4fN0uoRqBHcIW&#10;+X1zyK8SjT+qZg4r4Z7epzxXs6tujJYlZr9WPZeKrantNhMT/dJNT2R/e+cDkHJqrfqj6VcSsAw+&#10;WNVPdie1epWlyp/I6Ix1sY94q6Doa2Fs37xlAZl/vHt+FRw2LWVsoVPm25YjuauX9tjw219MPn85&#10;OT/D83/16W+kWO1Jz97vWFOKlqaS7HOeJrhorRIif9ZMOi1Nd35XRpIirbVhx8tU/Ege7urOONes&#10;nHNXtdtx/YkxVNuFG4hat7pIk3PBHiiXwb4Nt9cLNtEjtIO+0f8A1xWf8SJrTxHqEXxAsXDLqkKe&#10;cy/3gOM+9ZniW/S0+GbW8sudsLhdxHJPA6VieBdXvb3wCvhttNluJvtWbd425AzyMVwYunHn9ovm&#10;OUr03AtR8rmmyor/ACsK2tO+H/jDUXWKHSJF3d27fzrQh+F1za/vdf1OGMj/AJd4zuc/XHSuL2kT&#10;nWHrS2Rg+HvEGqeGps2F03k7s+QzZU/n0ruPDfxT0rUp1tb2JonJwSvK1k6l4S0d7F4VsFXus8jH&#10;K/rXFX2nPp037pw20/IsLZJ96pYWniI+9oddOVbD6OWh6XEEi1q+0KUq0Lp5sPOcqetYvgXwBrF6&#10;ur6Noi+dNYXHmfY2kxvRujJ78ciuR0rxFq2maxZ6tcGTy0bZIsjfw5r0vSfE9v4P8W6Z4zRm+y3S&#10;mC+KHgoRwfqDiuOUJYKtaLumvxJhOMq1+hxXizTLjTtSWPU4Zo5JGRZA0Z+VgcYr2y5+06T4PtNQ&#10;tm5khjjaNh97LZwah8fa5b3HhGd7LWFuLe6kSPybqEFowzfeRx6e9a2tWm7wxbWURBCoh3fQVVbE&#10;SilJm0aMY1dNiS1fwHPpXkz6cttcTLuL45L49a8N+Jfh21i8VXl9FcM0ce0SN1/CvRtTuVWZnb7s&#10;fH5Vxp0e78Za1a6fEoIvLwzyKV6RZ7/gKrDVOaXPEmpTpnc/BDwrLoPhBbm4h/0rUmL84ykfb9K0&#10;/H2rRxQR+H7RsL964x2A7fjWq17ZaJpVxrk0myOGELDGy7Qqgcf99HFcNZyHxK0t/MJNs8m+SVvl&#10;VvYewrlxEamJrJLXuaU9InmfxNvNR1rxVb6PpbSFo1G2O3yWUY54HPNU28O+II22Pol0o/vPCQB+&#10;de6eHvDNhEXmsrKOzj2gSXBj+aT+pNR3ug3ZEl5PGscCH5ri4YBQPX0r1oxpxioX2OOthVUd5M8R&#10;t/DutTXf2UWjKvVpOCq/XaTWhbeAtXutQWzS9tdjdJhI2PyxXca54j8B6RbTPJ4jiuZ41zHb20Zc&#10;u2OAD938yK861PxNrWrTs8t2Y4n4EEfAA+vejlgzllTw1LfU6M/CG6gfK+II5o+rPDA3H54rtPB2&#10;i/Aj4f3CzeKWm1q5ZsSeY0aRxY64Xd+prx0SMBt3n86XC7cZzWbgOnWox+GB9TeE/wBqj4RaTdx6&#10;B4P+HDmVmCxxWVuvze+fp3r0SH4/28SfabjwHqy24IzJDCGA9enWvmT9nPQoob668XaxJ5cMK+XD&#10;2aZu6r9Tj8K9c8ZfFzTvh74W/te7iX7Zcbhb2qt90DAGB6A1jU0laKPVo1OajzT0PQIPjz8EPFN1&#10;JoGparBG+0Bo76MR9e3PIrlfGn7HPwY+IFydc0TUZLOaVRiWxkUq/Pp0ya+XZNbm1JrzW9QuN11N&#10;MZC7N82485HpUVj8S/HWlhoY9akdCuCswDZ/HqDVLmWxyyxVGVudXPZ9b/4J+eI7Jmk8P+OojH/D&#10;9uhPP/fNZcP7CnxKb5Z/Fek/8BWTB/SuLtP2nvjZpaj+yvFzRBVAWOSPzU49nJrftv26fj7ZRLHP&#10;aeG7nHVptOkUn/vmQVsozaMufAy6GzF+xD8RdNvo5ofF+nRsrDEqs3y++Mc/SvZPA/wB8F6DDDde&#10;KJJdcvYgNrMpSJeOgX0+teI2n7e3xemGyT4Y6DdMeBJb+eAfTjJrn/Gf7V/x/wDE/wDoq65BoUe3&#10;Ji0212uR/vOCR+FTKnJ7o3p1sPR1ifYUui6VHp7W+j+DbNdkZ8tfs64H6ZrxH4j+GLHUNRmg1rwV&#10;b2c0ibWblVY9jwK4vw38S/izqukWuqWXxe1Ly3jXy08uM7WHBBO3nkGtC9/aT+JOi7tM8YaHZ+KL&#10;dUJjuGTyp046HAwRWNuZ6LU6pQjON31OT8F+DvEXgfxZfagulObWaBVURsrg4b1z/Ss/xNpmv61q&#10;TSJ4Zutskw8vOPm/Wu80T9ov4XeMIVHh/wCGurS3CR5uYY5goibPTPORml1r4gyfZfP0fwMtqSvL&#10;6leOQpz/AHVUZ/OqXLTq67k06f7u0djiJvAU3h28g8W+K9IulhhhBt7VpI9rSL77ugHP1pni7xS+&#10;taTZ2/h1JGk1D5ynRlhHb8T+lXdR1G58erJPqd/FcXUfyBYU2w2cI5YgEn5j0GSc4rlbnV9bGuyX&#10;Ph21WOHyhHb3Hku5RenGAQPyrspR5YGc/dVy5qNpaW0Ma+OvFaW6gAR6TZj5se+Kjbx7oXhyH7P4&#10;G8LQ+Z/z+3i5P1AqrY+CBcxtqGpSXr3Uk2CFtScj+9ub+QFddoHgrwY7KtnateXzKES38ssxkz6G&#10;s5c25zyjWqfDoc4fjZ8QTELS1vS91N8sK28OXYngBRzXsfwl/Z08T+JbBvFPxs1m5kup4WFjYmb/&#10;AI9Q2PmPYN7dq7L4RfBTTPB1qviTxNYW329huWPyxi2Hp9f5Vz/xh/aGtrk3Hgb4eXuZipS+1Uf6&#10;uBehVfVveuXmlUfLTR0UsO6Os5XOT8c2esfC6c6N8OPFcOoXjtmUMQRD/vAdfwNXPB/xd1MLHZeM&#10;oPLuFXEkm3arnPUH+lcT/wAJp4d8OweRZCS4uGbMz7SSW9WNV5vifbXsJgutA3Ky/wAcg/wNVUow&#10;nCz+8r61CnPV6HpXjbxpfNp+yyDKJMq3y8bSPWvMNI8BeGta13yfFF3JHbyN+7mjkK7D/te1SaD8&#10;UILI/wBj61bSGykP7mfdu8n2PHSp9RsrDVpWlsdRWaGRNoWJhxUUeaOj08zTmo1PeRuR+Fv2c/BT&#10;faLvU4blkyDH5hlLN9KwPEPxV0iSZoPh/wCCoLVFwFuruMZ/Be1VtM+F9ncXIYDaZGwGkYAL+Yrr&#10;IvgTpGkot7rfjm2S3Y/xbUH+6DxmrdaMdDN06nRI85uPEHjG+3fbvEU21vvLFhAPyFdZ8IfAOt+I&#10;NWj1q71O6WyiJ3u1wxVv9k545rqLn4c/BjR4v7TnuftkkK5MYvCVdsdcA1T1n4weHNI0j+ybFraz&#10;gUH9zaqST7VnKo6miHGmoSvNm9qfxai+GnjVr/SbGbUVuo0jaziPyqg6uMd+gq34x0j4U/FjTY9X&#10;1Xw1d6LeSkM10LUoQ3+1jrXEad8Tfhzp+mre3euPJdTfM0dvCd0YA+5nH9aqXX7QSKF07wfoszSM&#10;fvXUh5/4D1/lVU6cuVCnVpc1r6djudAX4nfDrSJIPDniKTVIYuVmjCyAR9sr97ge1S3n7XdxptxJ&#10;pdxoUV8yHHmKpUE45GD7+1ch4A0P4n6/rMniS41OGxaQFl2qw8v8v60eOtZk0e+W38YW+m36ySb2&#10;u9MlCzL/ALyd/wAhn1rT2cZPYbqPlvF29TtLP4m6P450uXUNR+FDRKGzJNFME+X19D+NcbL488Ke&#10;DNVurvwlpbWZm/1kMjK4bGemOQKmtPix8NfGHhb/AIQ7UNR1DQ5dwWOS3hj2yjPGd3T3GefWuV/4&#10;VbdXl1JNo/iOzmtkUF5JZUVz9Bu/rihQ5ehE51Gly6vuZPibxt4p8Waw2qXs62sa8QQ2vyge59TV&#10;9Pjf8SNGswo8VOFjX5WlUEitm2+GGix/Lf3LDMJLTSajCqq3sBljVOzt/hz8PgL7UNusXqyZjjYi&#10;SMDaOce2T2/Ps/de5h7PFX5m7GkvxT8d6p4Kk1z4hXLpat8tlH5eyScngcelXvh98QvgZ4h07+xf&#10;iN4agsJtoVbi6U7T0H3gOK838X+OpfFupfbdXvU2R/6m3T7sQ7DisG81u2mUxx2av7yVDjDltt6G&#10;katZySirruz3zW/gv8CZ5Izpd9J5czblltZPMjXPcmqWp/slaPqsBPhPxZbyS7s5uCWwPTAPFeL6&#10;FF421QGy8OR3nltyY7XKr+NaNh4g+Lvw9vPs9ne6lZybs7WUsD+YOaz/AH0dpfedcacZR96J1Xi7&#10;4A/FnwRp4MdvFeWo4zp/3h7kda41fDOt2cu/UfDuoSSFjktauQK7TR/2o/i3pTLHrERvNu3crw7c&#10;r6EYroov2vvEt0+5PhNbyRry+1nJ9+cVXt6/2lczqYWEtpWPP9HM+lXgl1CyngRlwGlt2X+YouLW&#10;91vUWk0mzmuA7YXyYi2a7TxD+1Yuo2vk2nw8jhkZidzAce3SuZH7QvjWwiaLQ9BsbXcxIk+zliOf&#10;fH8qOae9jL6pHl5Wy5Y/BT4k6nafa49EW2UsFVrqQL+OOa67w/8As5aNodsmsfETxDHcKmGa1jb5&#10;CP615jq/xn+KfiTctxqsnzfwwwYA/Ss+fVfidrdsbWaTVJ42+UqI25/IUr1JaXLhh6NPW1z0j4gf&#10;GW3kspfCngKRLa127N1vwqLnoD3Pv0Febz3FtbIzSzL75OSTU2n/AAc+JuoWv22DwzOsY/57OEJ+&#10;gJp1p8HvG1xNsu7NLfnlpJRx+VXF8qskTUw8q0ryehg3urSzfu7fKrn8a0vCnj/XfB8rQxbZoW4k&#10;tZhwPp6V6B4Q+Emj6FIlxff6VcZ4Zl+VfoK66/8Ahl4X8RxgX+jxMWXBkVdrD8Rip5XUVmdFOjCn&#10;GyOI8OftDWmnPI1zpUixyf8ALJWyOlZGt/FvTbm+kvtP0+Rd7bgvGBXaar+zB4UFs1xZ6rfRkc7W&#10;ZWA/8drNtP2ctFT99d6pduvYYVc/pT9nKOhpa5x2u/GzxjrEa2a3KQ26nPlYzn61XtPiv4psA0lj&#10;9njkbjzRF8w+let6Z8IvCunwNBBoMZU8M0wLE/iahb4Z+EbKXKeHrfd7x0cto2Dl1ueIzeIdWuLm&#10;S9u7rzppGLPJKSWY/jSJf6xfP5VqJGP92FCf5V9GeG/h14bvUy2hWp+tuv8AhXpPg74c6HY2G+10&#10;S3hYr8rRwKP6VrTpzkYulTi72PjGTQfGVtD9ql0m+VO7NC3+FVvtWsSEQK0m48bVQ5/lX2CfDZl1&#10;SSF14EmDla0LrwbYIq5sUz3byxz+lHs5dCnTp6aHxy3hnxukAvH0XUFjxnebdsfyqnJc6sitBMJf&#10;RlaOvsK7MUt62mBcd8baydb8L27r5otIyynn93RySD2dN9D5r0r4neM9DtY7OzvVSGMYVGhGBS6J&#10;8RZrPUZ9V1TSYb+aY5DSsQF/AV9Z+AfhzoVzHu1XQ7SdWA+Wa3Ug/mK2NS/Zt+CWoM15dfD2xVuo&#10;8tWQfkDiiGF3ktxS5dj5Im+OviBE26Xomn2nGNyw7j+tY2ofEnxzrA8ubXptv/POEbR+gr7Dsv2e&#10;PhC3mLb+AdPQr91vKyf1JqJPg5oehMz6ZoFvCP4fLgAyPyrT2MkP3ex8Xg+INRmWIpcTSSNwuwsW&#10;NbMfwx+JsoDJ4Uvtp+6fLAr6jn8PRW+qqBaqu1c/Kg4Nbul6ZFeWuAv8PNSqcm7Nk+zp72Pkux+B&#10;/wATb8b/AOydn+zJOAauj9nT4hiLzbpbWP2M5J/lX05L4b8l2ZeM1n3lkzL5Kp944odEtRij5tX9&#10;n/4myf8AIM02O5x/zxnGf1xUc/wM+Nlifm8C6kw/vRx7x+ma+r/Dmki0CFY+a7mwgaO1VG/76rSG&#10;HutyJRg+h8Hr8Hvi/NJsbwZqCtn/AJaR7P51e/4UJ8Yrn93caDIu0Z/eXS8fqa+zvEViJiojJO08&#10;1TTR0uQrAbccY9al4fzBRprofHY+AXxCZC7JbjH8LXBz/KvUPgPY+OfAMT6T40K3WkTn5YFbeYD/&#10;AHwa9S1bwh5Vwx29W6ge9WrTw0LePc0O5T6rUex7mi5Y7HkPxu/Z21DxJqDeNPBGoKVuIg3lN8qu&#10;fY9jXkc/gT4s6G7QNoGoL83LRx7gfxFfWElje6DvhsImksZuJLVsfIf7y+lLYWVncoVjKs6f6xQv&#10;So9m+blZPLTfQ+QpPBnxElVYpfDmpMFOV/0ZuP0rU03SfjZo5+16bpusQ7f40hPSvquGyEcmCP8A&#10;61XY9FTG4r+dV7APdWx8rw/F/wCOemuIpZbpmX+GaxOf5Vb0z9pn4k6NeY8QWMFxG3/LGWExt+B4&#10;r6hfw1ENs/2ZW55G2tBPhh4I8ZQLD4n8MWd4qjCrPCCR+PWq+q8w+ax81w/tesi+XL4Q/wCA/aAR&#10;+oor6GvP2Qv2ftQkzN4Cjj5z+4uZU/DAain9UmL2kT5g+H8o0HVWa9CyNPGD5x+bec/4Vq+LdftV&#10;1d7pWVxbpmNV7yEdPwrg7P4pXttaGKTS4TMq/u50+XafXHTNZ0/ixp9qMjDbzljnJ9TWHLTqVOd6&#10;Cl+7p2OhJWa9bVNck3fNlIWbp9aoanrrXlwqWA8lFk5aP5S3P8qyHvVuDukm3Z/vGj7ZDGATKv51&#10;tJqWz0OGVSpJ2SZ2kXxL8ReHr9rQstxbgLtSTqv0Na9r8TPCHiUCz8TWn2ds4V5RlT9CK4BLoeId&#10;ZW2tJIkab7rTyhFGB3Y8VtWnw78/C33jLQbdm5CNqAb/ANBBFRJU46jjLEc2i0G+INE0YyNcaXcf&#10;uyTtZeQR9KwWRopDGwb67eDW7F8NfFZ1AQeHrqzuG/6Z3AKtXa+Hv2ePGGrWiT6vqVnp5Y8ru80/&#10;pWvtMMo3lKxfsJVOljywtgZxXYeA/gp458dRx39hb/ZbVm+W6myM+4r1Pw/8Efhx4Tf7R4n1WO+m&#10;U5P2iRUjH/ASan8ZftDeDfCNoulaIUvJI12pBZsPLT2LDgfQZrhq4jm92kr/AJFxwkI+9UfyG6N+&#10;zlo0F5Bq/jTxlNdTRxeWqWq7fl9Ccc12sNx8M/AenqRY2cax8/aLzDN+Z714ZpXxt8TeOPFKWt1d&#10;x2tuv3beFuW+p6/pVL43iW602zxcM3l3BO3cSTwR/WsIwqyqKL09DaNSjTg+SOx6pqP7U/g0ahcQ&#10;eE4oZ7sjHmR4UE/zIrjvG3xx+Jd1A08d7sjP8NvwR+PJrxZNNlm23dpYTeYv3XhjOQa7DwsfiHcw&#10;eVeaTHDHt4mum5/IGvRp4Okt9fUzjWqVI9jB13xbr/iW4Wa51qRpYzna0hP55rQ0nxg93H/ZurRI&#10;PdgCDXQt8HP+EqvPtE88izfxSWMO1fzINdT4M+AHw28w2fivXZDPMcQxNdHepPfHQ/gKuUqdGNnq&#10;gjTquW5j+G/G8WmoI7z5ljwFlXkbP7pxz9K7TR9d0nX7NbzTbtZUYfMueV9iKyfEH7OXibwpBNc6&#10;DK2sW+d0SqQs8a46ejCuIsk1iXUFh0GOSz1Tdtlt5D5brjruU9R715dfA4fFXlSdn2OHEYBSleOj&#10;O98T+HY9RsvLtbZPlJOAornYdb1zwrPsg1uSDB+UZJNaOk+OF0vWYvC+vXcbzMdqzL0De/atHxP4&#10;PtNcgEsCqky/dbOARWFGtUws/ZYhXj3MaWIrYWXLU2Ob1/4seK7xVSaCyvI4+f3luCx/MVJo/wAb&#10;tXsdMjitfDFnbyI26QxrtWUejCscfD7xBc3jWttdwqwzlZJiCP05q5Z/BfxXJn7TqVony/7Tf0r3&#10;I/UZx7o9KnWlU1i7l68+NEniWYu4hspSyja8AZBz170mseIdf0vTE1vSbvTrqTzP3jR2a7tvbt0r&#10;nPE3ws1nwoiXl/Mlxas2CIV5ye/Par/haLWtFc3FpYj7MqgrBLIGz9MHitFRpqN4bF803ubfw/8A&#10;jt418LaxHqC3/m2zSZubGPAR/Uj0Ne9eKvCWg/GbwvF4h0G5+z3LW5d487ckjowHQg14LZXuiQ6q&#10;upWGkQts/wCPq1kjAfH95fU132jfF/w/oiLqdhrkcDBfmjYHkAdCtc9aO3LE1i/5jxzx38Pdf8Ce&#10;I5Brekybi/yyqxO4evWpdB8f+L9DTbo8lwVC42TR7lI4/vV9CQeLvh5+0h4bbQ5VWPVFXMHmJyrf&#10;3lPce1efw/CWy0LXZLD4hXElpHb8q0a7Y5l9c9a0+sR5LVIi9n/KzmLH4ryXEXk+Jvh7Y3nzZ3eW&#10;EJH4Vv2Piv4QeIoFtLqw1DR2XhfKuHCg+gIJFaOu6/8As4+GbGQxC3vbhVwsUe9mJ+tczodx8HvG&#10;2bHXEbSbqZtsMsMhVV9OWrHmUve5ZItO2l7lkfC74U6jqf2v/hPZE+XOLmQDI+vFb2ifDP4Q3Uqw&#10;RXem6o7HAhmvWDH2HNYWpfsz6xcH7T4d8XWl9H0RZFw498gkGtLw3+zfp/h2aHXfFfiOZ5Ijv8tV&#10;8uNT9RzROsuX+K/QXJr8KOnn8J/Bvw1As2seCI45pMokVszSbsd+DxTrK48GWBZvD3whupmbAYtG&#10;eR+J6VRl+N3wn8IRNFBm6kV9u5IS2Wz6ntmuk+GXjHxV8W7aY6Po0ljYxyYbUJlAyPRf7xrFOty3&#10;d7ebL9xOxmt4g1+6vV0/RfhsIZmKhYRN831ODxXUeDPh546mEWufFPX7X7LDMX+wuxOFzkbjnmtL&#10;VvEvgD4SaVcatdXsb3GP9IuppAWduy//AFhXz98Z/jj8RPiBM1rounXkWk/xeVkNP7k+nsOa1o3q&#10;StFfMmXu7nr/AMUfjeNeWTwp4LvJLexj/dXF5a4OV/upiuS0m6+GNnZ/ZZjdWs0m4m4V23OT13cV&#10;4hb+I9ds4YbCSe6tUX7qi3ZR+eKmm1CW8ZlOszb85ba2Ca7fqvmZ+17I+nfhl8W9H0hJfCes6nHc&#10;aeq5t7iRhuC/3WrofEHwn8DeLLdda06yjvAEykbPuVgOcD0r47sNL17WZG/sW1umTdta6uJCqf8A&#10;167PwH8cPFnwhkj0u312TVYo48TWiIWAOfXPHGaxqYWUdYyuVGa6o9t8IyW3gS8ukj8EXi32S0Ua&#10;hQi+gHrXkPizwl47+KfxRku/FN0rXFzLsiBU7beH0xXtXgz48fC74ywQ6bFqP2LVNuI7a5XY4b0B&#10;PWqeox6f8PzqWpXtnNNdHnzGG4Nx2PYVx+0qUJeZpyxmcL8WNPdNO0v4feHrlLa1sdokdz8r+/8A&#10;WuL8QXS6dZt4L8L3KvJPn7Rqgb5j6gY6DOcV2elfE+e0DR3/AIIa4aaTLzXUi49sewFP+3/BvxVd&#10;mPX/AAf9muGOzzIQwU89MoaUJyhbmVyZQjLqebab8PdG0qNpdR8Zou7ltkZzn3J71r6Lr/ws8LQt&#10;DBYXGrXW4FTMg8vd9O9eiXPwk+C0sgtk0m63b8LFG0nzH05rW8Dfs4aDHqEOsyW91Z2Mbb0sZpAz&#10;SkHgtkZArV4qnNa3FGk462RkfDT4Sav8QHTxR44tmsNPjbMVgq7Gl+v91fpyal+P3x00b4faA/gb&#10;wTJHHdbPKVYePKGPQV0Hxq+Nnh/whYSeGtJ1KL7U67GZSNsX618z2er6Amvt4h8RaxatN52d0o6t&#10;/X61MadTEavYVSaitGb3w90+TR9MvPiV4ukb7RNGx3TE7guf61wOs6td67qc2qXZy0rZX2Hb9K2v&#10;iV8RB41FvoumXCmygbfcNDlVlbjaPoK5tmVEy5wMc1py9Dz61RO0UzuPAfwt0u+8IP4v8V3Z8tQ3&#10;+rmCBOvX17Vht4o0vQNJXTvB9pcfbJLjfdahcHGEB+4oB6H3pmr+J0OhWvhTSb7zLaOFJbll4DyH&#10;nH4fzrH2gjBHesY05XfN9xNSpGLXIei+CfjLe2V1i/um5Kr5MpLK3rg9q9etrvR9W0/+0vlMezc2&#10;7HAxmvlvDBfvfyr1j4cpqfiDw1DaOZo7dn/fsW5kx/Cvt61x4rDxjaUdDowsqladmzsfD+naUL26&#10;8ayWiW8MnEC9MgfxfiaP+Eu1vUZ5GsbdUhVsLv6mmarf2K20cVwoEMK7I41/iYdh615rP4z10+P7&#10;awVI7eJoWNrFyFPX72OpzWdKjKrfrY7lFacx6Nq3jCXRbNvtbRxySdSpPA/rXinxe1nWdf1nTdNu&#10;UaO2uJlRFb7zZPWvQ7bSWaZtQ1i5a4n67m+6v0Fed/EK6bXviBYw2oOLMq/A9Mf1Nd2Fp8snZGdV&#10;WjaJ7Jdapc6Ra2tpZ3JjhjjG32AAH9K5r4g+P9UGlXa/bMRkBYlz/FkYNW/EOoJP5Noh+7GN3sa4&#10;vxbtvtRtdNZz94ytjuB/kVFGjF+80VOUdkc9qiyQ+XFLzI/zyt6seppNGtE1DWbWwlPyzXCI30Jo&#10;12USX8hB+7xWl8NPC3iDxP4qtV0TTnn+z3CPKy/dUA55NddR8tFtdjz5c0pPlJvi5oGneEtXRdKh&#10;KRTW+/y85+bOK6T4BWo0b4c3GsXUfl+dNI5J4JAzXrms+CPAXhvRZvEvjR7Vr2G1IWaY8RLycKD3&#10;9+vpXl1lqlnqfw3K6dcbVmunG5lxgFy2cduK8+nUqSwcYT30udWFpypxvN62MpdA8LQXS6p4pv0l&#10;knj8ySHdjZnmpLf4lzT6jb+HfBXh2EtLKsUJC8vk1znxBsre21WC5tQ3l3Fqki578Yr0P9mnwZpu&#10;mGf4neKpFjjhBTT0k6s3dwO/YD6mu6pKNOncxpy5qnLE7nx3JH8Ifg3qU9rdFr6S32szycvM/wAu&#10;R9N36V89eEn8Y6zqlvpulQXOptG6+eu4lF9cnoP/AK9e8fEzwlL8Y7zT/wC0pJLPS7SQyNCvEs/H&#10;A/2Rz9ammHgz4Z+HXi09LawhjX5VXGXP8ya86OJjTjZK8mbVoupNa2SML4p+EpfE3hi3guZrPTVs&#10;fnjUfMVG3BXOe9edeFPhRd+N1vE8Pa9byXFooZrZ1YM6f3h2Neh3HhW8+Jvw/wBQ8ZXWoNb2cUTt&#10;awr1kUdWY/nXBaLa6z4cmhuNG1GWzna33wyQsDlSOnpg104fm5WpPUqpRhe71Jh8CNcCMt3rtrAy&#10;/wALAnH61NbfCW48J30Gtv4ojl8s/NHHHjrgnv7VzuqeLvGdrcFrnWJGz8uWx+XSmJ8R/FyjE+qm&#10;SPHzq0a8j06V1+zm47nJzUYy2Op8SeCJ9TuJr7QpFkWQnzoGHf1FcnP4d8QaTFJb/YJo1Y7dzLwf&#10;SvQNM1lf9DvkP7u4Vd2e+e9a15fJb3sdmUysiklvxrkVSVPSxdTC06klJHkHhizv7K9jtdQ01h5n&#10;G54zjr2Nd543kS1t7bB2ose36cA/0NbPimxiurGPnYySBkbbwMVwvirV7+9jure5nV1tzjzFXg8V&#10;tGftqilYI0/YwsYsWpaT51mviCJ5LS4vCbhUPzbRnmukl0zWriPzPCEGoXljb/PaySRFXX2BPU/p&#10;XL6Tc2Gm6raXeoyQhbe3aTM6gjcfQHvWhqnxd8UawGh0q4kt49uFmZsceoArqlSUnczpyUVc7bQP&#10;jzN4b8NXB8QQSSalD8lrcNFjcc8A+hHrXnup+K9f1zUZ9X1HVZTJcPuYKxAHT0qra6vfwRyQzuLh&#10;Jv8AWrcfNu9aHt9Nl3S6dI1uev2ab5k/4C3VfxrPl5NiqlSNVaMjkbzW3ySZJ9e9e3fshXEjNqln&#10;Gfl6ye2QAK8NRmbiRNp9D2r179kC6kj8YazbruKtaxnbzjPNZ1PgKwv8VHmfi22aw8Z6xZP/AMs9&#10;UmH4b81ejP2zRMHsuKu/HSwWw+K+sRgY8ydZMfUVmeHZQbeSBj/uiiWsUyEv3ria/wALLCNru41S&#10;UriP5VHfpkmrOv62yS3erxrlbeJmTJ64/wDr1Yjgg8LeHU0a3OZ5iXmf61y/jHU4V05fD8PM1yyt&#10;cFT9yMdvxP6VMVKXvdx1v3dLlW7MCxMrxmefmSZi8je55qfJPWmgbBhfoK6XwV8J/HHj6UJoenBI&#10;t4El1cZVEHr78VvKUYbnPCEp6RVznIkknkWKBSzMcKq967zwL+z58QfG0yzS2H2CyP3rq6449h1r&#10;u7Twv8JP2fdH/tDxROusaqF/ugnd6KnauK8Z/tNePfFmLLRUj0iyXIVITmR1x3PQfQCsHKVT4Nu5&#10;1qjTpL949ex3WpfA7w/8LbK31+01Rri689Y5pHfGVOOg+tbnhTxx4B8H2N3b+JLm1837QHjhkxuY&#10;Edee1fO994n1+/nW81HWbid4mDL5sxPT/wDVXQfFayi1S103xtYHfFc2yxzMp+62MjNYcjUk2zeN&#10;SPK+VbHuiftCfDGKVl+ww8NgNG0fNee/tCePPBfjq30+/wDD12i3ULlGjV1ywPQcH/Oa8dtdOuNS&#10;v4bSCfy9zHdtxzS6jpctlfQ2+sWkkcQulRpCMDr1zWsaVPY5qlSVSny23PQ7jUZfC+u6H4xuYwqz&#10;L5NwvHKMuD+hz+FQ+FNQaHx1fWrr5kKSfuVHTkc/pUGt+G/EWo6dDomoQSta2qs8N0vbjg/hT9B8&#10;PyaVoU2tC9aWa1vD5k399Olc9NL2dm9djPA0alOs+ZbHea9qngfSvAa2M2mwtqs984iulhG5FHzZ&#10;LH2yK5Dw+IdUTyGt/JmkmLfL02Z5P44qLxKYtZ0y3tXViodnZkOMYFaHhbyBeP8Au/uab978ap0/&#10;Z02z0YwpyquViSP4c+E/FF/qt/4jM6SW1tuszDIAjY6KRisP4jXceo6C2hw3SiWNY/LhVeTUeg+O&#10;tV1DxrfaQ6Ktraw/6zBy3yk/lzW14d8O2lxImq61aKJlgMkZI6Zz/SqajGScuiRgsLRq1Oa2xh+C&#10;9Kn80ajdFVW1xsTqOBgmpPif4mkstOj0yNWbdJHIc/XGK1Y5rDS9D5VlkuJsL06ZzSeFdc8Br8Q7&#10;fTPGF7HA11t/fT48tIx68dSa2p2qT5mjWSjTjyp2PO/EsSQ6szxj5ZVDpjvms2VlKkFutfUXjP8A&#10;Zg8C+P8ATP7W8FatHHJtzDNbsCsnsR0/LBr53+Ivwu8TfDrW5LDxFZuFZf3E/lny3HqCe9dFOpGW&#10;iPLqYepDch0SxaWDTrSOM+bFdICcdVZs/piu++JBEWkzFu1qRXnHh3xJLpNzbTNaP5kLr5kjcqVH&#10;pXSeP/iNpOuaU0emxyGZl2lPLPHrWE6dT2yOWnF8kkzlPDWtadZ3q2093Gn7vB59q2Lm80fxdfC1&#10;g1aGFbaEIPMYfMT9e1c3Z3FkSsptCu1uPMh61NeRWd5cfajaRqxGMKldPLHmuzWEo2sz0Dwhpvw4&#10;8LrIbK5hvr6fm6m+8oI7ACr9xLceJNfRfNZbdYTyMguM9B6CuC8H61rGlaiIPDdq0kkvy+T5Rbf+&#10;A5r2LwX4J1/VAdX8Ztb2eF+Ywvggd1OeBXZTqUKavI7KcnLSKKVnqgsIo4EljVVP3fzpJdF1LXhv&#10;ndbOCRflml4GPxrW1LxL4P0Jvsfgawt7+8zsNwvzRwnuS3f6CuO1dL/Vt114iv2u5D91GzsQZ7Ct&#10;+apWjdKyKaivM9A+EnjHwV8I7i48M6x8QYbixvOfJaYMkDnqVAz174q78S/h14f066/tW7LfZmQv&#10;a3Fuu5nXrt968Tu9G065LQwxDb/DhcYPtXu37POtW3xE+HV18PNcuVa+0liluzHLGE8ofw5FedXo&#10;+xftE/U1py5/dZ57Jd+DbRvLisb6Rt3WRlU4rB1zXbSHVreOytmiSaZhGrMCwULn8ecVoeJtE1Pw&#10;x4judD1iEpJExC+jrngiucmUXHjS1jI3eXas+PqcV6lOjTnQ06nLUu7plzT7ycvdWUjttb95GpPS&#10;oL+VklXb/CM596m1eKLRL2G6f/VzIVDeme1VbkeYC/Od1aU4unQUWTBcuhGku88GtfTbgf2dJaXb&#10;/LH88fPT1FYoAVt2ORSy3cn2Zgi/N2FctWPNHzTVipx5rHSQhTN8rfwHpUMl9bW1rHbTr/rLyIq2&#10;7GOcH+dZ2k3dw9wtmqlpWGxVXksa7PXvhRBo2lWep+N7xrcTMpjtlbDOuevqBVVq1Pls930NKcW9&#10;SPVvC73Oi3ukLG26SPdDnuwII/lXGy/aZdOjee3cFU2yfL0YdRXpHg/xToviS3bw9f3rLNDIfslx&#10;I3LD+7+H9K1dZ+GOs6JY/wBpWVvJfWc0m5vIOGi45OD2rkWJ9lo0bOnz6o8AvLiVdYs4oY93zMWF&#10;XvE9yx0FosNG0rAbQe9eiXvhPSpvE8cn9kxlY7fLN5fc98jvWH4u8J6JshimjWNVm3SM8zZK+gAF&#10;V9YUpB7PQy9A+FfiP4i+Fl023geKB9qzXD9F5GcV3mm6J8KfgZocVheXdsblE+ZtoeSQk5OByaxb&#10;j4pPb2MeiabrEcFrDFsSFYzxx17c1yl9H4Gu79r7VtdWaZuWba8h/PGBXBVhUxEvfdl5Fc0Ka0tc&#10;6nWfjVL4ktWtPB3hLUJFB+abIRcfhk1yd94k8cYeI6H5LHq3kMxH41ct/iFaaTALHStOlkt4wAoM&#10;m0sP5VatPitpMR8278LzKu4/dZd1TTo+zVoowqVfabzscXf3GpXThdTvriTb/BIxAH4VXWNU5WP8&#10;RXod58R/C/iQf2fdaOsMOM+ZdwKc/iOlZOoaH4f1O0ZtHS2WRT8skEh/Igk10RUmcVSjKW0rnI3M&#10;IubdoO7dOK6Lw/dxeIvCFx4fvJMywxblOemDVBvDmoQp5xKNtPRT1qpp142g+JoftcRjt7iNopX2&#10;n5WPTNYV6UpR9NQoxlDRmj4Cu7/U9XsNFlvJDHJchZIy525Br6I8TlLXRvLHG1dq/QCvEPhR4ftL&#10;7xFHdi4G22uGLN7djXr/AI91WyTT44RcLvfJC9Tt65wK8/GqVSyij0sK/ducTrl2qr5bN945apPh&#10;taQWV9P4h1S4+zt5YSGJv4IyefxJ4H1q54d+HvirxzL59haNAjtmNpF+bb13EHhRj1Ofau4k8PfC&#10;LwS0kmt62+oX1vEojSPayiQj0X7xzxk9Pat6MVRp2YKDnJ3MDUNK1rxrNCslrJb6dAwZYOrSN/eb&#10;0HtXS6d4BNjYf2rrRSw0+CPdJNMOcewrH1v9pDQ/B+nySaR4FmmlRMrNeShY1b/dHJrg9T1b45fG&#10;Szln8T6yLDTrk71sV+RMdvlHJ49TXVBylG8VZfmE6kaatHU9Ge61HxDK0Pw701J4Y2wLqRdwYH+7&#10;6fU03X/2dvGvj61UeKPFJto1AK2cMny/UjAGfrmuP8AfCvxVpTpDZePtWtYl+8NMlMSjn3zn8q0P&#10;Fmk/EnQ5PtPgH4ya3cXm75rS6m85XPvhcD6EU5dosnmU4+9Ey/FX7HviXSyo8K3b3RbJZZVUBR9Q&#10;ev4VwutfBL4p6IWMvg+6mVW5a3Xd+NeveG/Hv7Ruj27L4mvtPvCrfJmzKt07lccj6VtaV+0T4ktr&#10;/wCxeJPCEXH32t7obvybFEfbx6Jmf1XDS1V0eN+Cv2cfiJ41fH+iaeF+/wDbJvmX/gIzXo2n/s6e&#10;CfhHpDeKvG2tLqV1DzDC8YWMt2AXOSaPHn7U/wAMbaWSKz8PzR3xQ7pJIztRu2dnUivGvHH7Q+p+&#10;ItQFw5mvpIV/ciRSI15/hWqjTrVZe9oio08LR21Z6vo8h1e9W8MCw2tu+8ouFGSf580/xV8KbPx1&#10;LJqup6tNDdSMTbJ5nEY4wuK8e0v4leMZilzIyW6rHhUCdW/vf4VcsviZ4zsJnlHiGaTzWJdZ8MM+&#10;wPT8KqcWpe6ZvEUvhsb2p/AHx3a7m0+OG4XsvmYZvesmb4R/EBIvm8PSNIDgQqwyf6frXWeBvHfx&#10;u8UADw94MuNShUhPtSL5aDp1LcH8BXqml6Z8VliRNX8NRLJt+6km4fmBx/8AWrKU+XcPq9Grqrng&#10;fhn4NeMda1VbXU9DurWELlmEeWPsMV6BpP7Neiyuv23QNQbC/Km0sGOM85wK9IvZtV8PH7V4itre&#10;zt9u7Ml6qsfb/Irh/G3x98fX0f8AZfgJ7LTbNRgX005lmk9xwAo/M0R9rU+BGkcPRox2udNF4E8H&#10;+E4bfT7y106xZgu37fOikHHoTmsfx34cij0tfLbSb2FXzI1vGGwOwya8nh8Ga3491Z7nWPFsl5cd&#10;ZplUvg/Uniu28PfB6306FZrrVXhjVgWkkmOWX2GcfpWip8sk5O5Scp/Z0MWC70vw7qn2ezjhgs7j&#10;H7uL7sUnc+wP86PEsapcQ38J3I/ysynqK0fG918MdEt5LKHVm3SLiaHyyzN75HT9K4TSPG1hGs3h&#10;i6vWktY/msbuQbeP7rVMoxU+ZGsZJx5B37Ps76N8Qdb0WVMx+QXVh/CN+f6103xL1m5ktmSNvm2F&#10;sA9zwK47w94u0Dwz4sutYR2dLqEJK0a59+PxFS6v8RtC1C+aeaxuZYuNoGFzg/yrOUYPE86HDm9l&#10;Y6a1sdM0PQrPw7qeorZtqX7y6n3DOT0T866D/hWHjTQEiXTEjvrXaNs1u+G6dwa8X8T+J7rxRqMl&#10;9PEqq3yxxZyFXsBV7QfiT8QfCttHZ6T4jvIYYxiOJnLKB7A5ro+sW+EmMZyeqPbdA+CfxI8ZOV+1&#10;x6bbdGluJMyYzzhQa9Y8N+C/hx8D/D/2+eSJZo4yZ9QuCPMkPU/TPtXytaftKfF2xbMfiEFv4XMK&#10;5X8qxPF3xQ8a+OZPN8RazLcc52ljjP0rnnKVTd6F+9HZHrHxH/ajTx/fXHh+11N9L0pW2tLHGfMm&#10;weoPauOttQ+F2lkPY63MWJz88Yb88rzXG6J4O8VeJn/4l2mSOo6zP8qj8TW4Pgn4kit/tFzdwIcf&#10;dXc39K0jU5I2iiOWX22ddHF8HdUtt914ghWST7zBQjA/gBWefBfw/Vy0HxFhKN91ZmXIrl2+FHiA&#10;c+bHjPUqef0qYfCDxA3zG+t/xJ/wpe28h+wp1Oh0V58PtCnh8zRviJpMzY+aG6mEZP49Kq2HgU2E&#10;yyxeN9Bttzcsupj5ffisqP4L+IZfu6hbj8/8KsxfAnXZQcaxb+/ytUcz6CjhYxd0b97a6fZWTSyf&#10;GbTiVX5fJMjsT6dK5DUvGMep7bbUdenuIo+I2aIkD3xV4fA7VVm2y61CPUiM810GkfAPQ7u0xNeX&#10;DyfxSbgo/LFEbluipbt/ecHLq+i2t7GtjJJJC23zHMe0j19a2rXXPhtMdt8l1Gu4/Moya22+BOnG&#10;cwx3NwxVscMv+Fbtt+zLojR7pZLnp/FMP6CqjzdBKjGO5yK33wNQ7riXVpv7yqu0fzrXs/jP8LfC&#10;dqsHhH4c7pAP9dc4Bb8Rk1s2H7PfhWSQwXNvJndjLXBrXT9mvwPbw+elqzHsGdmH86P3jBU6cXdI&#10;8p8XfG7x74wZrf7d9jsz/wAulj8g/FhyfzrnotT1mc4jV5D/ALMZNe6aT8N9I0m6+zLp6bd3yjaM&#10;VuN8ObK4Tz7CwWN/9lcZpKMuhTpxnrJHzi19q848n+zmZm6fuiTWppPwn+ImsILiHQZoY5OQ8xCA&#10;/hX1RoPhiwsNNiX7DHvVepjGf5VPfaXBIdzx++K19nK2rJhCnHZHzA/wI8ZRRb7uW3TtgyE/0p9p&#10;+z9481M/6ALaRR95jLj+Yr2/xJbbJvKWPrgDFdV4J0BdP05Y5Y/mcZaojT5pGrUbHh+ifsn3Ulqs&#10;2u+JBG38UdvFnHtk13Xgb9m/4daZGl3c6Y+oSjGGupMrn/dHFeh32mTKkgRDtJwMVd8K6PPbWm2e&#10;M/f79q2jSXNYm5yMHhW1tbi4W1so4UVsKkcYULj2qhqPh573V1+T5F9Vr0XUNKNvdb0THmHJquNJ&#10;hRml8rBznNN0x85zv/CM2ojQLZpIx/2RXO6voAt9SLRw7OOy9K9M0a0Sa++zBeVGaj8QeGIWlaQx&#10;+3AodPsHOcZpOhW8m1nto2+T/nmK3LnwpY/Ylc6dC3fJhHNW7bRfssysqHAXj2rsrfSI5tKQMn/L&#10;Mn9KqFO5LlqeM+ItEgs2jENlGu7+5GBz+FWNN0NpYASnf0NdR4n0EzqiRpnD4qTTtOMEKRsPmFZ+&#10;z94rm0KC6YqweU6/w1y2saEEuWMMTevSvUrTSUvIW2rlgtYlx4cL3e0I3WtJU9AjI4G10GVpfm/l&#10;XQ2mlgRhlT7orYg8NkXpO1tv0q/aaEwbAhba361nGmw5zD+yGVDCR95elT6V4VF9AUkjwM/dx0ro&#10;7HwpNeXGUj+5ya29M8PPAo2x9W5yK2jTZMpnE3PhA2toxEJHPGRXN6jowlcDHfqBXt+t+HReaWyw&#10;jDBc4x1rzr+xSL7yHjbO/GKmpSsOMxngvwkVgYOv3uV4rv8ASNMW2sVj29Fxir/hvw0sdjG/kj7l&#10;SrA0czK6cdK3hT5YmUpHHvpsMWoSHy+rAt71b1LTN+3YNqkcVfbTVfUPP2cbh3q1c27TPtAwtOyD&#10;mPPdZ8JTLqyXVqPm6MfWpodJkupRbhPmZsMNua7WHTd8zCQH5Wq3pXha3gv21ADO5flqfZ6lcxkW&#10;Oif2ZEieX/D+tasNk00GDg7lq7fQIzbSasafFGkew/8AAa0UbGfMYUGnyWV/sdeH4Fax0qOVcMoI&#10;+lWLm2SSdZWTlavQRBUIY9qqMSZSZ5z4i8OQ2OotIqna45bb0pdG0MWsZVfmU9DXXeINHW+JX1X0&#10;qhpNnLaI1vcR9P4jWfJ7xopaGHcaOsg4HNYj6Oq3ywyR4BOOlegCw3nKiqWoeG0mlGxcMDxQ6Ycx&#10;j2WkIi7x0rSgdotsJqw9mYB9nAPy1J9hDbJGSqUewcxFcaWLhQ4X6+9VLOyW3umicDHIrqrGyjaJ&#10;VXpiqV7pvl3SuU4Y9arl0J5znNd0UtB5qKeuTWhaaBHLpUcm3quelbFzaxXNowKt93tUtnAY9Ojx&#10;2XFJQDmOMvvDbgSMM421X8O+ErW8u21GRCsiZX5f4h6H1rrr23Zxjbw3FXNP0EWWleesfzNk0vZ+&#10;8HOef6joAtr9wi5XdVzTdNEp+zN+Batq/wBNuV+WWA9c7ttSaTp+DuZcGp5dSlJGfH4fnZGQdeta&#10;miWDRIuwfMOGrcttLE4DbCcjFFraJZuysOQ3Oa0jTJ5rmfcwyebn5v8AvqitKSFXfcFB9KKpxdyb&#10;nzPr37Mvw51JWluPDCwyPzut2Mff0BxXP3f7GHgm+jP9l61fW0hH8TBwPzH9a+i9Q0VduBHz9KrW&#10;+jbJFBQetccsPC5tzHy7qv7CvjC3EkmneLrKRBz+8hdTj8zXNyfsyarpbMuseIovlOALeMnn8a+w&#10;tbLJatBEfnbgBa5XUvAm+NLm5Q7nk9KzlQj0KjJdT5n/AOGW/EVwi3FlrsG1hkLLGwIFUz+zh4lj&#10;Z4p9atcr/dVq+qtQ8PfZ7VpIIOikLx0rl28PNbHMy/MzZ/8ArVnKkVE+cb74CeOLDElrLbzH+HZI&#10;VP61Cngz40WcX2WA6kseMbY7w7SPThq+mH8LyyAzPEAuM8ioYfD5uGVlG2Nf4tvWo9j3K+Z8w3Xw&#10;z+Jqp591ot0ec7mkz/WmWnwq+ImpOIodBn+brvYKP519Q6v4c32wMQYr1zjNQ2eiLDFIfLxt4o9n&#10;2FaL3PnO/wDgd420uwW9VYZHX70UT/Mv41nHQ/ihbNg6RqTcdWgL5/HmvqGfw4stuu6LkjORXUaf&#10;4TZNHWZIcfu8n8qcaL3E7Hxil38QdMLIttex7ecGAjH6VMvxK8b2KG3W7WM/3vs4DD8SK+mrLwgb&#10;nWZ5p0XDN/d61g+OPB2lK/z6bCzdPmhXmlKNS12w5Ynz+fif45aN4H8Tahsk++i3jgN9QDVGHxFe&#10;RXK3qTSedGwKyeZyD9a9gufAeght8mh253d/Lqpc/C3wpJH9pbRY1P8As5rPXqL2MRfBn7X3ibTL&#10;WOx8Q2K3Cx8ebGdrMPfPFd5pHir4I/GCQXE14un6uf8AVzSSeXInsGPGPUd68f1f4JRXMzPomoGL&#10;P3YZFyB+NYc/wi+IFtc+RbaO0y/89IHBX6+1Z8ieq0K95HYfEbwOvhPXW+0a5a3MbP5kN5HOrbuO&#10;jc8GqGn/ABN1zQ5FS31SG8t1ODC78gegyaqWX7O/j++i+0XLW0Kbc5klLY/IVVvvgd4ptIPOgure&#10;bDY2qxX+dbykqlNRqwTX4mFTD06ys0dsvj3wF4xCpq263kRcbnbbt+hq6umX1zIr+GvGfmRx4xDJ&#10;MWyPr1/nXjl5pHifw3Mbe+0+aMf7UO5T+lT6Z428RaJL5trHEG27T5kPb9K4/qsaetGTXk9jj+o1&#10;Kb/dysej+KdV+Igtf7E1OwaW3k+Xz1iVuPrnj8aydI0/xtGi2V1rEcMC8fKoZ8fjWLH8bPErBVuY&#10;Y22942YZ/DNSah8UNMvTHcJojR3CctI052n8AP55rso4qtTVpRT9C74qHxK/mamraQLWUS3BuLqT&#10;+FuWP4elU4rs2d4s+oWyRqF+WKaQE4qO28X22vXaSWviS8t5l+9a3Sbon9gRj+VSahqGlX6m31CG&#10;GNv+ek0ir+I71p9aqSkko6EqrUk9InReHfEc2jatFq/h7VJrO4iYMq7v3Z9voa9y0jxb4X+P/hib&#10;wR4xhWy1Lyj5Mit1PTcp+vUd6+brRvClvprWi6/Cygk/K3NVtI+INxo9/wDZ9PupJrdWHzvkFcHs&#10;etbVIU60L3szpjUcFqdD8S/gf4u+FM0izxQ3UIZjBcj+IZ7iuCkJkl87Ubwt2WFOOa+jPBnxh8Nf&#10;FLQ/+EF+IU0c0cg2W+obgHj443/Q964Pxv8ACy08Hautp4o00SR7sW+oQL8pXPBJHGcd6qjipx9y&#10;oEoxl70TifCfiLxtoepLceHr24tVX7xaQ4P4GvSvCfxu8djVLfS9ZgXVLe4bZNEV+Y8844qx4Q+H&#10;vgGWXztUlvLqDr5fnBSn12gZFeiaB4S+D+ixrdaabOIr0kmuAHGe3JrlxVehd+5qbU4y7mfoPwO+&#10;G+p33/CaeLrK3tbVZC66Wz8N3BYfXtWl43+NEXh7R20D4f6agmjt82mn2MJyeO+37opuu/FP4QeF&#10;oVS+1q0lYcLFAvnMfyz/ADrlv+Gkvhnpks1z4U8JXE08n3pBCsefqeuPauWH1ipa8WzRuEep5tqW&#10;k/Ev4i3i6n4p0jVJtk2+CzjtnWKI/TufetnSfhX8XHlH9n6NqEa7fu3EygH/AL6rXvP2rfEYlMCa&#10;FDZruwshjLqB61Uv/wBoX4nXcbSaPqFm3y/JstlH+Nd3+1cqUYpGP7vqzV0r4FfFO9k+061cWaH+&#10;BWlGce+BzWvffs4XeqKJNTuNOLKMBvLfd+YxXlz/ALR3xosp2g1LVJkjx/rlt04/IdKhf4vePdVf&#10;K+I7yZnOdsbHn8qr2OMlu0HPS7HpFx+y7rE6fZbfxLa2kP8AE32yRVAHsf5Vn3/7OPhXRJANU+L9&#10;nGzADy4Pm6/SuOXRfG/iRkn1TXbqGFhkxyXDMT+GeKs3EHhnwVa75g003VTJlnc0fvou3Ndi5oPo&#10;dJpHw0+C3g/XY9d8QfE+S7WBiyx2kJViw9663S/jh8EHeY6kt5JD91FYSEsuOrc/pXg19qlxqsba&#10;tqyLbW6n93Gq7ePf3rP1Ka8n077ai+RAzARp0aQep9Kc6Cmr1HqT7bl2PphPjX+zo+1j4Q3dlZ9P&#10;3HH41raf8ZvgHG63VtoccPltlZBp6jB9favmvwZqlrqRj095VRxx5b8ED29f510Gu/BjVbuwbU9K&#10;1VvLdNxjDHB98Vzyo01u2ONactYpHtWqftdfBnSmzBBJM2D/AKuEDB9K4Hx3+3K+rWE+meDfD81u&#10;zptS4m7/AErzTw58Ftb1+dvLuVwg/ebYyD69Wx+dbR+HXw38NDztb1eSS5jbHlx3G4hvwFONKitE&#10;R7TES8jlL2S/urY674kma4upMiCE8hSe+PX3qvpPw+1rXoVnS3jWM5w0zAe/SuwuPHnw30WRY7TR&#10;vOmh4O4ZbHuKx9Y+L+qyExeHbGGzTH3mjBP5VrUlePKtDGpKntJlX/hVmsRpkXVqq/xfMeP0qO78&#10;K+HtAJj8WatIysvCWqdRjpnn+VU28eeLnUh9Ybn+6oFZVzPcXlw1zczNJIxyzNyay5erMHKj9lGh&#10;rEvgKO1WLwla3yt5mCbhsgr68gVnK4/iJpy2tyxA+zSMW+7iM8103hb4M+O/FcsciWIs7U8vcXHB&#10;I/2V7mplKnDVsz5ZTlojP8G6Cde1IiVf3MI3Se57D8/0r2ezutO06wt9LsHXcFC7V/gQdTXMHwHZ&#10;fDy0e3tEZppWG+4lbLMfbHC/SsfxBr83hvRJNQgJ+0XDCCE59eSfwArlqQ+sapnqUYrD09dX1NS4&#10;8QXsfi61uGbbZSTNDbxt346/nXK/EFGj1fT7mOVYZY7w+XL/AHTmptL8RS65Jo8Up3Sw3wyfbaap&#10;fEVpLrxNpdgh+9dEt+ddFGm4yt5GspcyTR395cGGzyXyzKB9a4XwZo8WteNdUvJJlbyZlGPpziuu&#10;16bykEQ/5Zx5rmvhQrKt7qkowZ5mYkegFEFy0pMUviR0dw4kvpJG/hzXnOoeIHl8W3N7GgKxR+VG&#10;PTHWu01HWrezt5pJpFT5fvMe57D3rEj+E0t9Yrq2la3GJpPnnt525bPPynsaqPLHcmopSVolfwD4&#10;PuPiB4i+yea0Vurbrq4C5CLnp9a9V8Y/GDwV8HdJfwJ8KNOje52fvLxWB2sepJ7muB1DXZ/AHg3/&#10;AIRPwhbXUdxcyH7RdTxbSFz8xB7kjp6Vw6wumW2Nlmy27uT6miUI1LO+hipOlG1te5o674w8T+JW&#10;H9t6zNONxO1mO3Prgd/rWn4ee5vvB93pEF38/nALHjBK44FReBvhz4k+IF59n0a2CxqcSXMnCJ/9&#10;evRbf9nyHwfoF5qepeIGuL1Yt0KwLsRMc88nNY1a1CnaF9exNOUpS19DjdP8K+JfibpGnRaRp0ka&#10;2aNFcXcyELjdxj1717J4f8Had4a0+3W/uRM9tGEi8z7seP7o9T61D4Q8ZWsGm21rfRIizxqsM6ja&#10;oY+uOlWvjFHH4M+GWpeMmu/tNysISz8s5VGbgEY/nXDOpWxVTk2R0U6Xs4tnE+M/2jLG2uLjSfCd&#10;s0ssEhjkuG+6GB5xXl/iLxPq/ie7Nzq9w0nzZVf4RWNpkbW9somYtI2WkZupYnk1YMgxyPevSp4S&#10;jS+E86pWqT2Pof8AZ3u4tW+D974fvgzBbeUYbpsII4rxXwr4guIEttIvLpmW3YiFWbgA8FfzruPg&#10;d8S9J8I6K76i8kix+dHJDCpZiHGVJHpmvML9TFqVwbWOQoLhisixn1z3xS+rSlKTOmpOXs4OJ2up&#10;aRpWuw+VcJ82fvofmBrJPgO1ihaOS/mY4+WTaCB9R/hVjw8l9r9qFSAwTRrnz1PUepqLVb/WtLXc&#10;dWt5/Lb97jCg98A9zV041JRs9B+7U1kibwbqUqxv4avWbzLPPksf4l6r/hXZ6nP9qsbTVIfvbOfp&#10;Xn//AAlOn3ph1RYWhmhkAk/2l7j3rstGuop9PayDbo/vwt7dxWVSn712a02lGyZp+IJ1n0JZA3LM&#10;vSvMNbmltBfaZKSGkbcn+7XoV4VTR2tmY5V/l+leb+L723Ou3V1JKm23t1B7fMB/jirwcbGNWXMX&#10;NI+F/i74hWDXui6HJdRxSeSjDgZA5IP5Vn6v8KPiR4Tk8i78MX1vHj/lrEXX6givXvhR8bdN+HHw&#10;30ma90qZ4ZPllTcDtck5b3zXfWP7Snwh8QolrqGrx28j/dW4XgE9uQKudatGdlHQqNGjONr6nyVd&#10;S6xYyBrq1O3uFjIJ/Op7e+tJP4tp/wBsYIr62ufhz8PfiQjT6df2Nxn7ubfoT3HIz+FeY/Ef9ljU&#10;rGFrnQNMQ7Wy0kbEo4/3eSp/OhYinP3XoRLC1I6xZ48zITlWU16v+x/cRDx/qNqu4tJYqx9AATXG&#10;3fwi1vTLOS4MkPmx4H2cK+5vocY/Wu3/AGT/AA7qWj/E3UDqVm0P/EsAHzA5O/pwamp/CY6MZRqq&#10;5mftV6DJpfxM/tVU/d31orLx/EvBrlvDWjz2rLfXRZVK7lj9uxNev/tW6bbXmseH0kdXkMkm6FnH&#10;3MA/zryHV9ba0drGzRppGf52VTtU/UdqVG9SmrmkqajVchviPxINOCxRgy3EnCrnOPc1j6JoereI&#10;9UFjp0D3F5cNuPvjv7AD8q0tE8AeJvGOtrZ+GtMlu5pOJJmXakf1Y8AV6z4Y8EfD/wCAFv8A8JT4&#10;y8Vw3mseUUjsoJBtTPUbRy3QcnFaTqQpxslcx5JVai5n7ofDr4C6FotiNf8AGssaxRje8k2AG46D&#10;PIA9cZNZXxI/aYj06JvCHwfsY4IYPlbUmj+UeojXv9TXJ/FH4zav8RZWslkeOxVsrF93dj1Hb6Vx&#10;iKpPlxpn2A5/IVnChze9U1fboiqmIVP3KS+ZNqGq6nrF42oavfy3VxIxLSzNkn/Cogx3dPaphpmo&#10;sN66Zclf7wt2x/KpI9A12aFrqDRLpo0+9IsLYFbe73OW0nLUrY4xXT+DbltX8PXfhK5cNEv7yFSP&#10;useOPTnFcsHwWXHIOMelT2V/d6ZcLcWUxjYd89faueUTenUcJK5HvuLKQuo2yQvjB7EGuw0/UNJ8&#10;b6eLPUbUq2z5XX7wIOcfnzXN+JL2xvdRjv7SUM13FvmjIwUkHDfmeap22p3mj3Cz2x3R7t7L6Edx&#10;VRiqiLp1lTk09j2Ya7FL4XZDD5jR4juEbnK9M/iKzVtNK0RxbW7brG5TZcKX3Y3Dg/nXP+E/Gmn6&#10;5+8s5ypHFxC64Iz7Vcu5BZS/YJJDiRT5LnvXP7HlnY7ufmVzOlvlstZm8PTSfNbqwUno6noa2vCU&#10;xJvbrf8A6myKKT0HNcb4jkvf7Ss9XCfvOYJtvtyK63SJxpfgS/1i7G0yqQpz+ldGIXLRVupFPWpc&#10;5/S/MbW9iMrNcL5Ln03Nzj8BXaajeyrPNa2ePLjhWAeo9TXH+A4JDqzatdMzC3BkAbH3iOFrW1XV&#10;otPs7i8eXMiofM5/ibn88VlOPtJWLjJRhqU9bvlutWttNtn/AHdurNIf9o1wuozz+IvGt1dWe6RV&#10;cQ2qqPvfSrV1r0wt5I7KNpr2+OyOONSSM1qWGjt8MtGh1S+Rf7WuM/Y4Gb5oeOZGHr6A16MYezik&#10;efiJczNzw54++InwN1+C2h1nzFaFXuLHztyqD2Po2K99+H/xh+F/x709vDXiXTrNrwJ+8sb6MHeP&#10;7y5r5JmnubmZ7m6naWaRt0kjHlj60y2lubS7jvLWZopo23RyRthgfqKylS9prsZUsTKOj1R9FfEv&#10;9jC0ed9V+HuqtBGfmaxuPmA/3T169ua8a8a/Cbxp4BmI13S2MPVbiJSyfj6fjXZ/D/8Aa18eeFjF&#10;Za666hapw3m8v+demW/7TXwy8b2vkXMckM0gKy2lzFweOoY1C9vT0auayp4esrrRny25x8oFGR26&#10;17f408GfCzxXcyapp/h9oI9jFZtLuEVy3qYyu0/gQfevPNe+E97YTt/Yms293GMZEx8mRc9iCduf&#10;oxraLvujnlh6kdU7nXfDvWPhx4K8ER+ITqMX2yRSLxVUG5Zsn5F/urjHSuR8dfFzxL41uGsYpfse&#10;mrkRWcPGV/2j3/SsK68M+IbJttxoV1xxuWEsp+hHH61Wlsb6zb/SrKaPI/5aRkfzFCjuVKc+XlRp&#10;eHPEV74cn32pzCW/eQ9mrel8Y6VfRkiRo2YfdYHIrjvO2ff+X/epQ8TfOccVvGtOnGxnGUom9DqM&#10;JZsT9fetDwh401DwD4qh8XaNMVkiIE6K3+tjzyprlYZEcZUj/gJpxZcbt31NRKvzJplqtNO9j6m8&#10;deENA+N3h+w8b+DZlknk2+d5RG4LjlSPX2ryXxH8H/E3g/xPca1ex+Zai3WOGXG1u+cr25rzvQPH&#10;eteDrmSfw14nu7F25ZbeYhSfcdK6q5/aW8ca3YLo2vanFdRspR7ySD98qnt6YqcPWqUpKKl7t9md&#10;MpRqq7TTL/ibSYdU0T7K4+by8qfQ1jf2be22jxPIwmT/AJ7AdPY+h/nW0niHQr62VI9Wg+aHH+sH&#10;FY0WrRaVeLs1OJoWfE8YkBV19CK9itUjyqzM4xd9Sg7dQw9qRY2aDKjvW7beFF1ofa/D2sWdwkkm&#10;PJkuEiaM+h3kV1vw28C6Rovilbnx/dW3l2vzpa29wk3mtjIzsJwPrXDUrU4xbvqaRj7x037OnwYi&#10;06AfEjxlb7W8vfp8MnSNevmt6HHSuC+MnxL/AOFh+Jrm8ikH2OzkMVkGPYHlvxrQ+PX7Q2sa95ng&#10;vwtcw2um/dunh+869NmQcAeuPp2rx+fVoEAiecsB0C9K4KdS0nUnv08gqVuWPJTR0Vv4qs7KRZIo&#10;HYx/dZeMHGK9e+Gv7Wnh3TtPj0HxnptxDGvyi6jXeMe4FfPf9rWfTJ/Kj+1LPqCf++aVaoq25zRq&#10;YqDuon1w3iv4F+JrY6ppXiOzjkm+USRyeWc9cEEfz4rlfFfwf0bxajahpfiDUo/M5Etvcq6Y+g4r&#10;5vF7poLYH3uo28VueGPiN4g8MsseheJZbVVHyp5h2/lWMYuOzOlYiUtJwPRr/wDZjV3zZeLbhj1P&#10;m2YPOPZqkh+Bfhbw3ZtL4muJrh/4ZGbyx+WP61k2X7VXxBsYRHLrNnJjP7z7KA3X1Fc74u+NOteN&#10;H2atq58vGNig/wAzS/edWF6NrqLNrUtG+HscrQwWgP8AtfadvT69/wAK5PWrHS4Lto9MLGPbkbsH&#10;HPTIqxZaLc35RopIdsnIZp1/xrQ1PwhZQxbINZXzlzuVNsjE+wH+NaxjI5p051toWOW6HA60qSyw&#10;nNtPJG3/AEzbFXof7Bkka1nhuD82Gnj42/8AASOT9DXceCNE/Z11Cyz4g1bUFulX5obtymfpt4py&#10;l7PUyhhZylyppM85j1fVrWUyGdjx824cGrGqeKYrzQ5LC8s49zsCJVbGCK63xVqPwGsNy6FoU023&#10;gCecjd74B5rhptW8Nm5a5ttG8vLHy40XAT0POacanNq9Dqjhq0FZyudb8J7vS3ZdSMN1GFXEsLLg&#10;O3qPY13OrX+keU2r67ZZC48q3DfM390H2zXmfh74h6Tp7Kr2zL83zsz9PXAxXRXGtaJq96b221VJ&#10;8KCN0mdo69KJTpp+6jaPNTjY1PEnxQ8RtpypFKLVtvlW8FqxGQeNp9vwpthbwaLpaySbd23dI3TL&#10;d+a4+z1zTbvxC2s30jfZrYbbWFf427tiug0LwN8RPjlFLFoNxp+m2EchST7RefvZePQA4FcdWlKp&#10;aLfqSqvRanN3/j6xvPEUaCxN5aW8m6b95hZGHQehArudA+LcOvahDpWj+Dbu8upMbYVlVVHuTg8C&#10;oNO/Zkm0e+WHX/E2n29rC+ZRHIPnHsWxXXL8Svgz8PY2sNJvbcyLhWFnCXb0+8Bg/nXTFxjHliYx&#10;WIlK8nZHQ6doWtXkCnX71bVOS1nYnCgejOeT+lUNY8b6V4ai+waNaR5X+FWAwT615f41/aJ17WLm&#10;T/hHx9jtdpVGf/WH3x2rzq78QXFy7SPNK5c5kZpD8xpe6ndm/tnLSCue/tfeKNZUy3fiGSKN/wDl&#10;lZvt4z03VCvwwbWbn7VHFHJC/FwLsMxk992c14jZfEPxbpiKLDVXjVei9a6jSf2mPH2lwrA8NrOq&#10;LgboyKbmvsmypyktTqNR/Zr1K9uZDpnl2/P+rZwynnsTg/nVOD9lXxrqF59mi1GzhT+Ka4UAD9ar&#10;2v7V/icxbL3RbbJb70WeB9DTZ/2l72VWH2W6IZfuiRVH54PFL2k+5k8LSvex02mfsaBV8zxP8U44&#10;16eXZ24zj6k11/hr4Qfs5eAb9WRpNTvkYn/SpDK3/fOAAK8I1X44+Mr92W1kEEbD7rEsf1rJuPiP&#10;4zuE2f2m6blx+5XaT179f1pSlKW7NI0ow1jE+qtY+NXg3wraPb6WLGzVfuozhc/8BUV5r4r/AGrt&#10;XtbiRNG1JpgwxuVPKRevTgk14vp+j+MfE9z5WnaXeXUjN1jhY5+p6frXR2HwO8UNIsniKVbZf4kV&#10;tzD29jUcsV0KUa03vY1PE3xhvPGIVte8UQq24kKlk8pX2ySBSab4x+D1kkb6v/aupSKuJFZRGreg&#10;2rgY+pNaWm/Azw5cR7XFy7DgnzetNvPgt4ZsJ1jlt7gllztMxq+efLZFexje7dxJP2kdG0ezaw8J&#10;eBY4Y8ny1mkAVT67VHJrkNV+KPxF8Tuxa9m+ZiV8iMkjPYGvWPBXwq8D/aYy/h6FtvXzBur0Oz8K&#10;aPZ26pY6bbxL/wBM4QtOMJPW5XLE+WtN+HXxC8RyGZNEusfeMlx8oP4mtW3+B+s+R5l9rFvC3/PM&#10;IWx+Oa+kr/Sd9nIqx9I/SvP9S0i6hbp8uaUqfKOMUebW3wSjKs91rTMR/wA84sfzNXrb4P8Ah0FU&#10;lluHOeT5gH9K7qwtC5KgZPoe9XI9CxMpEfzDtio5S+WxleG/hN4R0qJbiDRY5JAOJJvnI/Ok1/QI&#10;o32m2U/NxlRxXfaTYrHbbHj+buKo+JtCNxH5iJWjh7uhNzzUeA9M1abbdWMJ55/d8mtKz+GXh3TJ&#10;EuIdEtyQwwzR5x712Xh3wfJd3gVI/TJrf8R+GYrSzW2WP51XO76URp3iHupmZoFhaJaAfZIceuwU&#10;uv2Uf2VvJRf93bT9F3IVgC7uec9q17vSfNg4XkjGfStFH3bA7cxwyaP59tsK/NnPPaoX8MXJgD7c&#10;e1dVYaSUuzE/8utbQ0Y4WLaO+eKn2aegc1jzqz0ow/NKOnvV2OzVBgx/K3cCt658PnzWQR8bu/FT&#10;PoLPb741DbeBto9nbQq5xc1nIb4Lt/L611WgaGnkkNwW6VXk0KRZvNMZ3Kc7T3ro/CqI96odOcH5&#10;fSiEfeJe10YlnoJW9kBi3Luz0rfisiFX5RxWxcaHFb3XmIn3hxxUqaU4ZSMY+lbKDRPOc3d6OPNW&#10;SKM/M3bFaa6aq2SxsnPXNb2laH9qvPJdRx04rRv/AAysce1U+6K0jT0J5jgbnw2bgCVVAbPB9K3t&#10;F0M3FqFSP5k4ZvU1c/stkjZtv3WxXT+BtOiayZjHzup06fvEyk0jlBp3z+U8fQ1T1G0NujFk+ldx&#10;qvhtre8edF+Rm9KzNU0MXKYZOvenKFkHMcBbeGV1O/jmli+VWyTn0rp7ezjjmWLb14FaOkeHvsqP&#10;Htyc/LxWxpnhbz2juXUZDdNtFOmEpaXMqPQpGRfMhzubitW60HyYEiSLa2Mn3ruovhzqShT+54/2&#10;j/hUl58PtWl2MnkfL6yH/Cur2Muxn7RHmOo6ezHa6n5eKhfSmSDzCn416VcfDHVZ1/5d8/7/AP8A&#10;WqN/hXq7WzQ5t+Rx+8/+tU+xl2D2kTzDw9p1wvilpiv7tosBfU10Grad+7YGE8egrqtJ+Eus2dys&#10;sz25x6Sf/WrY1PwBd3Fk8EPk+Yw6lulEaMuXYXtFc8mTSxdSquzn2rsLbSwumJHt6JitTTvhRq9v&#10;MGkaAgekn/1q2H8E6qqhY/JA/wB//wCtVQoyW6FKojyzWvDhSXLQ8K2cistNJcTKNnU16/ffD/Ur&#10;pcfuM/7/AP8AWrPPwn1cyh/9H/7+H/CplRlzXK9pGxy+haILXdOqfeH3ambwzapcvIY+H5Wu0t/A&#10;OqRRbG8n/vr/AOtTpPAmqMRjyeP9s/4VXspEe0PPb3wy0LYhThv0ptlpluVaNl+4cfSvQG8A6u3D&#10;ND/33/8AWqja/C7W4riR5Ht9rNn/AFh/wqXSl2LVQw9A05Vnwyfe6NjrWwum25k5ADZ9K3LDwNf2&#10;0WxjCf8AgX/1qdH4L1EMfNaP72V+eto05LoZuVzFSGJG8px82Pzrn9W8GwPqnmxw4DNlfau6u/Be&#10;pSMskckasO+6nN4O1OZAHaLj+LdRKm5ApcpT0jS4orREMfyhao6to8IdgsbL9K6iDRb6NPLxH/31&#10;Ud14dvZzkiP/AL6qnT91BzHG2/h4Z2g/LTz4ck3ZYDFdSnhS/UZBj/76qaDw9eIMMIz/AMCqfZBz&#10;HIpoTRxMzLzTbe1lijbcPu9K66Xw1ekkDy8H/aqJfCV5ypaPDe//ANaj2bDmOS+ytJliKdFaPnAB&#10;/AdK6RvBOpK+VaLH+9/9arFr4RvIW3S+X+DUezYcxy8+n3aw+aU/M02D7YQAy5rrpfDF467YxGR7&#10;tVUeDdSDkKYf++v/AK1Hs5BzXMOC0mmly6cYpLzSZCAI0H1ro4/CepxnIMf/AH3/APWqSPw1e7tz&#10;eX/31R7NhzHKrppiHzLSXFmq/vADXW3Hhm4kX7if99VWn8H30gKo8f4tR7NhzHG3VtmTzCtXbawD&#10;xqNo5rpB4Mn8va3lsfdqmj8J3KINojH40ezlcOYxYLDyl2gVHfaY0kfmKvNdEnh+8U4YR/8AfX/1&#10;qk/sCdhtwh/Gq9mK6ORsrIsTC64rQXTlSHydvy+wrYHha5EwkCx9f71TTaFdHgKnPfdQqbC6OYk0&#10;hQ2CuV3Vent1W3W121pr4evw3Hln6t/9anN4f1AyZby8f73/ANajlYXRlHS4biLbImdwrO/sVbeY&#10;5XjoK6+HSJkj2SImfrSS6EZeoWj2Y+YwtNt0R9ozUWuWDNP5sK/72BWtLpEtg4Y7cM3GDRNEk0ZU&#10;qN2OKOUDHtbANEBIDRWtb2gEQGz60UcoHI6rpkjFZIx8uOwqCPTfKG5k7eldStrE8BSQ/L2pn9lB&#10;j90belZuFx8zscpovhV7+6a8u4vlyQu5adruiRZWMJnaf7tdcqJbg7V6cYrP1O1UJ5u3r/epOEbD&#10;5jirzSN0flBM+vy1nf8ACIC+mz5f3T/drs5bIzv8q0sdktmmPL5Pes/Z3K5jhdd8PtaWbQJF8zYV&#10;W29Kp6l4cTStHKhPmbAAxzXdavbrIFYR7u9VLzT11S32PEvytn5qh01sPmOU0nw4l1YLCV6dflpt&#10;74SWJNixd+flrrtK0trR9pXg1eu9NgEZYjnFHstB855+PD5YqqIP++a66LSFi0dYvJ/gx0pYrSLf&#10;8ydK0413QbWXp/KqjFJMTlsed2elKL+RFi6Me1Y/jbwyRKJjBuG3+7XoUfh0w3X2kL1Ynp+lO1bQ&#10;YL2zZZIl3eu2s3S92w1Kx4jf+FJriHfBD05+7WXHoF5NcfY0gYn0217tY+E7WCxZfJ3M3tVfSPAd&#10;tYzNLJGrO/P3ay9iae0PItG+H12ZCbiDb2+Zetb+leA870EZ+ZsH5eK9KuPDsa3eBF8qrx8tOg0t&#10;IdwEf6daao2B1Di/+EKW20uS3VcMynHFc23gOGS2MXl9MluD1r1j7Gkj8rjAx0rOttADalIzJmPt&#10;VSpprYmMzw7XPDsaT+W8Xyq2PmWqd1ounXC/Z/sELDoR5Y4FemePfBssV08dvF8sjblbHIrldP0G&#10;SK68uVPvcVyyp2lY2jKPLqeY6/8ACDw7qtx5n2BoW7tb/Ln8Ky7v9n2yuY9+m6tNGcdJY8jNe+f8&#10;IQJxtC/e4zVi38CRQ8SxfKvp3NL2LJ5kfM91+zb8RUXz7CG3uF7eXLtb9aba/s6+O5DnUzBatj7r&#10;MWJ/KvsDTPDltJEsZgAQL2WuV+Icdtpc+yGEbu2acqCUbhdXPmvW/wBnnxXpKh4dTs51I/vFT+tU&#10;T8EPH6Q/aLK2jkbr5cc3zf8A1690j06TU32vu3dcVu6boL2MamSP+HPTpWap6jlGJ8qX3h3xno8p&#10;t9Q0C6Rl6s1s3/6q6Dwx8ZfHvhKCPQ/Ewm1HSW4NjqKklV9I2YZX6Zx7V9TSeHkNgbhouGX0rhfG&#10;XgLQvENk0Wraeky5+XcvI+hqpU5IhRinojyLUPif4Thull8PNfRw4x5Uy8qvdQQ3Ip9x8TvBuoTQ&#10;wyaS0ca/ekRj19wa7aL9nfwJdxtGtjMjFfvRztWVB+ylaavetb2GuTwr/D5kQb/ClHmT2CUInO3b&#10;/DnVrjNjry2s0nJZW+U/XPFT6d4VaaEx6dr9peDs3nKDn35rb8R/saa5pmlC70rxTFcTbvmjmhKr&#10;j2OTz+Fcdefs8fE3TWAksrflvlZLoVr7atBamfs7nSxfDbxZdptihtJdw/57AD9asab8EPFwZXfU&#10;bS07ssOWP+FcxN8FfjRpMH2lY5EjzgGLUP8A64qNPAXxyUb0bUG+mof/AGVL6xXK9nE9Jg+DtuE3&#10;69rXmKq/NuwFP8qJL/4U+Fpls5tdt9yr92Hace2ea82f4bfHTV1+yX9rfiM9ftF58v8A6FU837OH&#10;jMaPJf2t1BPcx/8ALqnU/Rj1NZOVaT1K5InaX3ia+16zZfAGkxq3QTXByzf7o/xrlB4Q+ItxrSz6&#10;zpHmTsyqs1xINo49uBXNw6f8WfD4aCDS9Wg28fJbvz+OKhubn4o38ircHWWKnIGyTg/lWka3s9kT&#10;7OTPQJ/gT4l8Q3Cz65qKqqt+5jikXavqeeprek+AdpqFrFZ6jr0irHjmIDJryZZfi7FJvQa2OePl&#10;kqwtv8aNWYRNJrB2rwHkZf54rOVSUtWwVOPY9p0v4RfDXwztuBp8bOvCzXDbmz688CsnVPih4E8B&#10;azFBbarPcxK2JrS3+dQO9eK6jrfjeyZtN1TUb9fLYgxzSt/jzWdJNcyrtKt/vBamPL9pkyjOPwI+&#10;x/CniH4XfGbRLq08MBbdlh2MxURyDd+rV5T8afh/4p+EmgNc2Nkt4lw2xLyKA/uM9S3XtXl+g/E/&#10;UvD1rbppdhHDPasphmhJycdm9fpXuXgz9tXwbqeiR6f8SdBlW427Z3gtxJFJ77T0qeb2Erwd0aW5&#10;48stGfO8eWJeRyzscsx6k+9TW8BuLiO2R1VpJAoZ2wBk9zXtfi25/ZQ18/2zozRwyzYaREZoQD6b&#10;f8Kw5fEPwRsLfyLS4s12/dZbUs//AH0Qc1sp8+r0OF4OonuYWlfDrwfJeR6fqXjJGnLYk8n5Y169&#10;GI5r0zwt4R+FnhOBo4TbySSfM0t1Isjce/YVwd58aPAGn/6NYaHJdbV+ViijP4VzWofFnxlr140X&#10;hzTFt1/hjtrfe354rjrUHL7ZrToOLW33HtLeOfhzpU6iztd537fMhsmYZ9jj+VXG+JvhnOVnKqv3&#10;mkyn868FTXvjI77IbfUCf9iz/wAFqyPAXxt8YkG906+ZW4zcyeWo/A/4VnLBU5dWzpjHlO/8c/Ev&#10;wvPIYbaeFlX5tzN1PtjrXlninxHdeJr9JZV2xQZEESg4Hv8AU1vH9m3x8tr9pur2zj/2DIxP6Csy&#10;X4N/EG3ma3too5MdTHccH866aMI0NDOpSlUjbYPhtGp8XQylmbarmNf4Q20//rq1roe6+ImmRbPu&#10;y7i3pXPTWvij4fa7DLfwNbyr8yhmBDr0NTXnjNJvEf8AbsVm3y7RGpbpjOf51qp3m2+xUY8tNRPQ&#10;dcud8dxORxtO38qyfDYfTfDyrGNryuwC9DyetZS/EXTNRT7JdWskIkOGbcGA5rT8TT6e1nF9iZi4&#10;TFvJGDjnuT2oXLy2K+1crXtxBfahbeHY4lmMkm+4YjISs698XhPEN1Z6fZxiwtpfLhaGQqz46nIP&#10;T8K3tK07RLTw/MbfxBaw3c/yTXlw23y+OcA8mrOm+FPgboGhf2h4g8dfb2VeLWx4Z29Me/qazlWp&#10;xl7xz1PbfZKnhnxXfa7erpn9lT3CngR+UJsfoMV6Rp3wnmlnGqak8Wnw7cNHtXlfVgeAa890f9oj&#10;T/BcP2DwR8PLO3twfleaUtI/uWArA8dfG7xv4+DWt/etbWrdbW1JXcPc9TXPJVq0vd91Bavy2ep7&#10;fffEXwB4A0r+wvDF7bzXHIjjtdrfNjqcV5z4l8WfFHxRZv5epxQl1IaPO0uPrnivKzPD0EG3HO4H&#10;DVsaD4/1PSysN2WuIF42sPmH0PetKeGo09d35lRclujqfBHxF1nwTPH4b8e6VJHbsSsN4WDrjPfH&#10;HFeg+JdG/wCEy8HvoWh+IDDb3DLIvltuRscgEZ6fSvObXxt4Y1yMW143l7usdwvT8elW9LuNF0wf&#10;Z9P8TtFGWz5cd0MD6elVUo+9zx0ZtTlePLLVGNr/AMNPE/hwlrqOOZOolizg/gaxdNa0F7FNdr5k&#10;KyAyKOc47V6DqXi/T1C2934wZY26xybGzxXN6lp/wlW4UQeIZ93WRoY22n68VpDESjpUMKmFje9M&#10;hvtd0uGaS40i0KyH/VgxqqD8Opqgddv5Lnzrq2tWU43hYyN361t2fhDwFqlxHb2XjNlZl5ZiNv8A&#10;49g1JqPw10q2fNr8QdN6nImdf8a2+tw7kexxXcxbnxHfSy7rDbaKI9uLf0+vWqTvJKgE0jNt5G5s&#10;4rW/4RXT7Mbb7xbYPz963mVv/Zqy77+zrOfyo9TjlXOPMRc4HrwaPbRnsYSo4j7RGyBxheOK6DwR&#10;4w+xIuj6ufutiGXHGPr61zzXel7N0eqZYfw+SwzS6c+m3tzsu9Sjt0/vspP8hSlKMo2HTp1oy2O/&#10;1vVngs1/ehlb5lkz19q821Gwk1O/le8IMbMW256muz0nS/h5dWW/WPGchC8+XHkf0qpqXib4baWT&#10;a6Hoct3tP+umfG4/4VlTrKnokbSw9SWt7Ed7osLfDSzlM0n7u8YbQxwOvvXNjT1Df8fbkem7iugl&#10;+JGlNafZYfDW1d27ymuDsB9cUW/xF8PQrlvBFuzf7wOf0rSNbTYHhZP7RT0zxT4h0MxtoniK+t3j&#10;/wBWbW4cY/I16V4U/ag+N1nEtvcWcWqRrwslzZlW6eqgVzNt8ctGtbbyE8DQx/LgeSyr/wCy1m3H&#10;xq1tifsel28X93dk4rF1OfeJrToOC0keo2/xu1nxDcmfxT8O7dCV2xyW8hTLY75FUV+J+ueGtfm1&#10;bwrpNobmeBY/LaQyMi9SSRjH0ryLV/G3ibX9i3Vz8qHKrGmB+lRw3Xi2+P2e1guG3f8APKAgn8hV&#10;eTNtUdTr3/CyvFniGbxHq1xHJeNtKyTMdqr/AHR6VpxP8TY7M2VrY2aw7cs0cZ5/XNcS8nj/AE4e&#10;TNDqCj0aFj/SkuPE/jlfnmv7yPjH3Sv9K0jUio2SM5U5vVnoZ8Y+NoLVtPuL97TOB5dnAse/3LMT&#10;/Ks6LwTZapIt9rF/5k07EySTXW5z1+lcrp/hX4k+KIG1OzsL6eP+KRn25/MikPwv+IJG5tCkb/tq&#10;v+NHPBbIfs77nZaf8K/Cv21Vv9cPk5+ZfMX5Vz255r1bw14P+BXhuxwup2jBl+Zbi4Ck++Opr58s&#10;/hd8TLiTybPRZ9390TKv9an1L4J/FGwjWa+0Nyp7rcKf61lU/edWOEPZvSKPfdf+NHwg8Jx+RpyW&#10;91JGmEWFRtHpya5Y/tY+GPP+bwha+SfvfNkn/wAcxXkEvwx8cq+xtKIz1/eiuh0n4EzTWazalqzI&#10;+PmWNQdvtWUaNKPS/qa3lc7a/wDin+zZ4ziaTxD4SFncsvM1vCF/UAZrMfwt+zXrQMemfEG4sXZv&#10;lZlJCj6EVgS/AaMAvHrEoH+1EOapzfA2++b7JraFuyyRkZqlFx2bJlCMt0dsf2WV123W/wDh98SN&#10;L1OPssmFYD/gJP8AIVRuP2SfieiFhLZt2ZVlJ/pXHW/wn+Kmmy79GhmPPytZ3W3P6itKHwT+0cD+&#10;5GtZHPy6h/8AZVUfax2MZ4elLdFvXP2Zvit4RhPiexhhmaFd0kFrMd7r/ukcn86r3l5qr6H5WrWU&#10;iSQtujLRkMnsQabP4T/aUhRvPOt7T1zff/ZVnt8OvjhrzFJdL1K57N5lz/i1ac0r+8ioUo01ZFZf&#10;E1pdTSWk10qrIUZWb+FgKveJfF2na9aW/hZL6OG0tlDSTK3+sYdq6Pwv+yD4w1nTftWtatDp9wWy&#10;luymTj3IPB/Opr/9jjxRZQG4Hiu1bjO3yWH9acozlJOxpHTQ5m31rRrTTltrW7jKqPmBkG5zjHNY&#10;PibXG1CZNLspYo4QS8shbhm9fyror/8AZ38U2S5TUrdx/eKstaOn/sl+Pb6y/tEanZeSOWKu5OPy&#10;pwcoy0RMoSehyGheL9M8GwP/AMI7Yia/kXDahcrnZ/ur2+tZN5q0l/dPf3lw800nLyM2Sa9Wj/Zg&#10;s209YpNbmF118zyxt+mKn0T9kwuzS6prczRj+GKILn8TVc9Xcznh4y3PHGvsjiM0guwOSrfnX0NZ&#10;/s1fD+0i2yabNM23DNLO2avQfsrfDi72ldNul7kfaW4p/vnsT9Xpnzb9tXH3DSG6Q/8ALI/pX0bL&#10;+yj4FkuWghtbhVHG77Qc1Qm/ZV8FQ3JRze7QeQJv/rUn7aILC0bnhOmz+Jryf7Nok94z9VjtZH4/&#10;LpV2VfiJZswnOqK38W4ua+hvDXw40TwppzJoGmCNVb52Zfmb6mqWp2oudRdlXG04HvWb9pu2dEYR&#10;jGyPn+PV/FNkdv79cEnbJCe/4VKni/xNE2dkbN/ea35FfSPhfwvDcL/pFvG2fVRXQXXg3T/JUJpd&#10;u2fWJf8ACqjGo1uw5Y9j5J1LxP4l1IeXdyfLtwAtuq4/SqmkaHrGr3S2OmWU0rMeynH1PpX1/dfD&#10;uxu9LYjTIcqu7/UiuaPh6DTsrFbRx8/wrRKMktxRhFnjFh+zt461GNWs57Xc33kMhGP0p0n7OvxE&#10;jn8iRrXcp/57H/CvpDwfo0f2XzWX5t3etKXw59o1NZBH8v8AF71SpaD93mPmq2+AkFtaM2r6hK0y&#10;/eWFQFH5ikn/AGejd2hu9N1po17JcR5/UV9CeLPAiWsU1xAmRJzz2rlrgmG0XS4ovmHBPpUunyyL&#10;VjxJ/gP4gC749Ut2/wCAsKrn4L68Dg6jb/8AfLf4V7xFoTyQMrJzt5+Ws2bw88TmZ4+F/wBms3GQ&#10;e6eLp8GfFMjeXBcW7Y64YipJPgr48t7f7TCYmA42pcYNe++G/CiXMXnlfmfgCpfEmirYFRtAXbjG&#10;MVSpve4rRPnm0+CXxBvRuks444/78s4ArW0b4HQF2Os6szMD923XA/M9a9qhsnvoVggj2rt+9Wdq&#10;Gkf2fLnZ7Z9aJRC0TzCb4L+Ho32/arpf+BD/AApkfwW0OR9i311z7j/CvRbmz8xsKvfFWdC0BrrV&#10;I7dB1qeVyK0OO0/9mPR9QsftK6teK23PRf8ACuf1D9n2S2n8uLxFlf8Aag/+vX1VpHg9bPR9mwAt&#10;Hg/lXD654dzqkkaJ93/ZraVG0SVJNnhDfAxY12ya62f9mHr+tJc/BSyFsy2+qzedj5TIo2k/TrXs&#10;l5oDg79ny/7tY7ab/pHl47+lYumkVoeP/wDClfGIJEbW+09G80jNMl+D/jS3+aNodwH/ACzucV7z&#10;/ZR8ohU5VfSqtxo7xQNLNH7CnyytoLlieBzeBPHenH5dOmP/AFyYH+RqTS/hx8Q/El2tlHpE+Sfv&#10;SttAr2+HSWn+SNc/hXUeBPC8kuprFJEf++elOMZSZHJTjrY8X079lvxOCp1vV4YQ3/LOFS5/XArX&#10;1H9nPwxpMCeZcXcjMo3MWABP5V9Iav4XjjsUlEXbnj2rkfFekoultIecY/CtJUeUFJHz7rPwNszd&#10;/wDEs1aSKPH3ZY92PxzWFqPwb8ZWN0y2EC3Ef8EySBcj6Zr20WIupNvl5NWH8P3cMStJG2GPyjFY&#10;qLL908Ltfgx4/vSoSyXJ/ha4H+NWG+BfxZsTm20lju7w3K/4ivf9E8OTRzpKV4P8OK6WOwRlCAYr&#10;RU77ke6nc+X1+AfxjvF3zaG+31lvE/xqxF+zN8UZFz9ht/8AwJHH5V9TQWKsgidd3tWqfDANp58S&#10;fdXn5a0jQjYm8T5D/wCGaPiVHKqXVvaxrnlvP3Y/AV1/hb9nvQNP41i0a8lVfmaTIUfhmvdtQ08t&#10;HjZz9KrjRoxHuKcnip9iilKKPL9K+HfhvT79bKHQrVYn4ZTCCD+dWfEXwo8E2tkbmLwpZqd/JW3F&#10;dpqegNEBdxDlXzUvibT/ALRoLTIMdD+tHs4pMq54zrPwl8G3k29NIEJI5+zsU/lVVPgl4VKFvs1w&#10;23/pqa9Yk8JMzQui7lkGOlaC+FEgsWVo85zzip9mHunmfhj4V+GLeXZaaJAx/vyLuP616JoHg/Ro&#10;LbB0i13Jx/x7rz79Kj8MaTJb3pEkP3mwvFdYmnmA5VOvU+tVCmKTWxQ0/T4YYdsNvGGHDKqjA/Cs&#10;HU9BS51GUOON3TbXV6Xa3EuosgT738OKNa0aW3vo5in3+DxWvLoTGXKZHhjwZAjl/LB54yKzvGfh&#10;GdNWi2xcBf7td9oFr5c6s6fp0ror7wtbatGJZI+dvp1qvYqURcx5X4U8JtYq9xIv3s810Nhpc1yd&#10;kUddCnhprYG0kiC5+61XINHeyi3InPTpTjT5Rcxxuo2jRboinHSsXU/DK3SEbFLDkHbXpN/4Y86w&#10;aRE+Zcn61hRaRLsxKvLcdKJUxxkeV2ukT2+rNarESVb+7XW22gCEb2jC5/2a6NfClsJzcLH8/rtq&#10;aPS5LphEide9Zxp9GNyMFNDZ1zFx36VIvh6a8VgsW75cfdrsNM8MTLF88fzNwOK2rLw1FZW/zr8x&#10;XtW3siOc43wb4RWxieaWPkt6dqj8T6Ysty3yfdXj3rtIrXHEYyN3pVDXtElli82NPu1Tprlsg5jz&#10;W00Um9PlLzuz92t9NKkFsrFD7jFalh4aaC+88r972rfk0FfsXnSJg4yOKiNNg5HFRaIi3fmLEM4/&#10;u1dh00F8iL/x2thdNw/Cf+O1fGjKFXtn2qlTC5x+o6PGs5O3bu/2ak03R90i7Ityr1wOtamv6bcf&#10;b4bdR8rcVr6LoD2MBLpkn2pcnvBzHOa14Ht7gC5t/lY+i1n2Hhq4sbpZtv3Wxu29a7+a12nySmKS&#10;PSd4wF3KfbpVeziHMZcemfbbZZCvzD/Z5qxaaISn7xfzFdJbeHjbwq6gH8KLiyEeE24/CtPZ6GfM&#10;Ydlpf2S7WZU9m+WtaTT0niyV7VY+x7sYTP4VrWulvcWYj2YOPSrjHQlyOF1OxWLdGo+XPZetbHge&#10;3U20gRfut93FXNW8KXGCd1WvCOiy6eZlk6tjjFEY2kVKXNEtNpkF3bsjY5PT0rLuvDaRvsK/L7iu&#10;kWAQfNj7x9KmuLBbqHei/N6YrWUYszuzj7Lw9m7VmT5f92t2XSVttqxxfKQMfLWjb2kUijKgN71Y&#10;SIk+XIPl/lRGmguzoIwCvSnbR6U2PhcU6ugzE2DOaXA9KKKADGRg0mwetLRQAm0ZzQFA4xS0UAIV&#10;BpcDpiiigAwPSjp0FFFAARkYpAoFLRQAYHpRgelFFABgelIVB7UtFABtGc0hUE5NLRQAYHpSbRnN&#10;LRQAYB6ikKg9RS0UAGB6UAbelFFAARnrTdgp1FADdgpQoBzS0UAFJtGcmlooAQoDQFA7UtFACbR1&#10;xS4oooAKCMjFFFACbQRik2CnUUAGO1GMUUUANaNW+8KPLXOdtOooAb5KHqKKdRQByscfmN5R+6vS&#10;pljdEZT+FFFZRNCGGLejBz3qnqEPmybWfp0ooolsAyC2SMlQM0y8gGAtFFQBAdPR0yR0qFLBUk2g&#10;cNRRSsgEksHWQFQOtWpNP8yIbz9aKKdgKSaTHHKTmp3sQpL59qKKXLECCzQMzWUo/i+VvSrNzowa&#10;2Jdvu0UUogQ2+lKNzI2fSnQ6dvuN0p5NFFPlSAsS6FHMoZmrPvtJhgLeX2FFFJrQq7MuO3Mu4kU6&#10;GwaOVcnAzz70UVFkUR+JtIguLFmK/MvAauL0/wAHR3eoKHPyxtlveiispxTkUtjorrR4LUxJEnVs&#10;VLqWkw/ZC6qM7cmiiqFdkVlamCxYqfmH3a4fxV4bm1S+N1MR97HWiis6ivEqO5kaRpoh1sRY+6cH&#10;3rs7PwqmoHzJMD+tFFZ00ips0J9IjisWgI+6DjFcJ4h09C6pt45ooqqiFBi+FNLW51BlYdq66Dwz&#10;a2gWcINzUUUU0uUqTJdS0aG6YWpPB7VieIfCsEzRxhf+WgooolFNai20IfGvhqNNDVYlA2uDXP2+&#10;i/LG+Oc4+lFFZyXvFo6TTfCguYwJSDjpn6VHa+GUike2HYk0UVfLGyIuyt4t0KKyscBfv9cHpXLy&#10;+HFZVIQevWiis5RjzFxbGf2DF5/klfSr134LggVbgN/yzz0FFFLliHMzPm8FQ31upa2iZmb+JQe9&#10;bU3gHRPD+lNcyaXbsyx/88hzRRRyx5WwfQ8z1/4S+Cddvmv7vRlWSRst5LFP0FN039lvwPrds1xH&#10;e3tv/uSggfmKKKzjGPMVJaFG/wD2QLCEGW38XzbVP8dspP6EU/Sf2N4NSuFgHjt1zz/x4j/4qiiq&#10;9nDm2IZ1PhP9h3wXc6qbTW/EeoXAVN22PbHu59gcV2Xin4F+FfAunxp4V0aG0gjiwdvLPjuxPJNF&#10;FbezhyPQlSlzFDwT4QVma+nUeiiuth8PQlGfyh0ooqacYjm/eMvWPDRlt9iqP3km371V9P8Ah2Et&#10;3mZQZG43bulFFNRiClJGN8SPgf4Y13wysniS1PmRAtbzwSEOnGcZ9K8u0f4MeDrSxWS708ztNlla&#10;WQnav4UUVlUjFbFU9TN8V/AnTru187wpiG4U58uWQlXHpz0rih8NvG8t/wD2R9mG7Gfmul2/zoor&#10;naL5UakXwK8YtIFuJ7VF7t5pOP0rQsP2eNUnu1jufEMKx9Syxnd+WaKKFGNx2PQdD+CvgrSNJ+wz&#10;aNFdMw/eXFwoLt+Pb8Kz9T+CPw+RC6aK0bBsfLcP/jRRWjjGwWKsXwh8DwoyjSN2epaVif51Dc/A&#10;Pwfe2kj2r3FvIeVZZdwX8DRRU2A59/2bvET7m03W7WRVxjzQyn+RqpD+zz8QJmYslmFXPz/aOuPw&#10;oopWFyoi/wCFAePUnEU32RVJ/wBZ9o/+tmti1/Z5UW2b3xCfPxlfKh+Vfz5NFFOwWRn3fwB8SeZt&#10;0zUrWZfV8oR/Oo0+AfjD/l4vrOMA/wDPRj/IUUVPLELImj/Z88QyDd/bdoB9G/wqeL9nm8T/AI/P&#10;Ekan0jtyc/maKKfKgsWIf2e7aRgv/CQv+FuP8as3f7NKR2hkh8SyeZ/D5kI2/oaKKcYRGYj/ALPv&#10;i1pPLtdQspF9SzL/AErovC37OmlgqPEl/JNJ1aOBtqj+pooojFCsjcvvgJ8Ore2wmnzCUHOftDcj&#10;86zf+FJeBs4azm/8CG/xooo5UMsad8CvAc8+Dp8rAdVa4au58PfCLwNb2yiPwlYnb91pLdWP5kUU&#10;VpGKIZJ4m8IaTZRbrXS7ePCjHlwquPyrBewRONirx2ooqZRXMVEcLJM8AVYtNEiuGbfCrf7w6UUV&#10;KSuNnceGvB0L6G2xFAZeMcY46VgX2hLA3kFf4sdaKK3lFcqZnF+8WtJ0dLS8SUfxDB/KtfVNGt72&#10;1ZB6+vpRRSjvYDk9Q0JDd4gX5enNaUfg9obOPzOrsO9FFEYpopvYj1rw5FaCGEIN0mD+dQv4Oje4&#10;jYEY6tRRRyxC/uo3dI0G2iK+WuOa2Y7NIjkCiitIxViJMZrNkv2Xcp5x1xTPD+lw29sJtnzMvXj1&#10;oooXxC6G7BpuyNXP55ovtN+0WmWx6H6UUVtyqxJzlz4NjvVaBgDz8tegeBvCtv8A8I9Hbui7lQo1&#10;FFKnGNwlJ8piz/DuC0v3kbaQWO0elaNv4atYoljCZ/vUUVajEm7sZF14aU38kURGAa2tK8PwwWyk&#10;/eK8n1ooqYxVx9CQ6FbQ5lSMbvWuP17YmsS2hP0+tFFTU0V0ERv/AAjqjTcoPvDPzHNYdz8PpPti&#10;/Z3X5gOtFFQ4xZfM0dNongs6dArE/NWtbaLCwHmDP4UUVrypE7mta6Lbrp0jEfw4rz298PCS8nnx&#10;wshxRRU1IrQFua2i2PlBUT+Hk1qR2pS9R2/iNFFNICbxHaJPpD59K8x0zRmv9YZh0Vjnmiioqboq&#10;J1b+G4UihjhX5pGx1q5rXgi1XS2QL83l/rRRT5Y6k8zMjw7YNaBi+NsPHy9qy/Fsf9oT7Ij3A5oo&#10;rOXworqa+h6BHbafhxuYKKrXnh37faSbW+nSiinZWGtzn/8AhHjFcqjn5t1dR4I8Lx/2q1xKv3V4&#10;ooqacVzDlJnfTwAWZjB4VK5X+y4bm4nnEf60UV0SSe5mU7zwogs3mI6Lu+9XGjQzHrIjk5+bIoor&#10;nqRSLidJp3h1JmXA+8cYqbxn4WS3so4lUDce1FFVyrlF9oyfD3hjypPNLZOa9D8E+GYTKtzIPmoo&#10;q6cY8yJqSZ0niHT4YrFkVf4a8/13TN9m1uV4kI/nRRWtXsKJhWvg9V1yFFTq3rXXap4OtYbaF5Ix&#10;wM0UVlThGxcpPQoWumwmUrjjcaGsESRnUdOMUUU+VEliCBPt0Nvjljkmu8t9MhOm7Mfw0UVpS6ky&#10;ObvNJtjqDwbPvDNUrzQghX2aiik4oozbyzUM0bdPSlvtEOoac1tCdu5eKKKy6sDa0LwhFNp0ayqN&#10;0a5qVPC0MxMUicGiitlGJPNIz77wMtqn2mEL8vNOhsllgUsOi0UVPKk9Bp3JNP0/yroXSj7rfpWt&#10;eadb3zx/ufl4OfSiiq+yKRak8Npaxu6VtaHCGtcMnaiirilzEX90ZqWmxPKJF/hbrTvsMcqLkd+a&#10;KKuS1FEsJpsQXygPvVha54exdL5eFHWiiiUY2CMmRtpESJ5RFP0nQ4oX8116N8tFFTb3imb62MbS&#10;xlFx/wDqpL6NfMEX+zRRWjViCpFpnk7ip4zVo6SJLR1Y9KKKIoQ5fDUGIWHepNbsYo4UjiWiiiyA&#10;oy6XbrGJQvJqs9q5l+XpRRUlXGXujx3UsJA+ZZK2IrFFTBHSiiiMVcGV1tIp5GdqatsbZ8xnjPT1&#10;oop290k6DT2Wa13FPrUGo2aPMGUcHtRRV9ALNtZRIo2r0rWs4UEYIFFFaIAvLNZo+B0NQ29i0bZI&#10;HSiigCSS0R4cf3TUtvEFT5aKKAI2tA53g4NJuTPluvzeooooA3Iz8vWnUUVoZhRRRQAUUUUAFFFF&#10;ABRRRQAUUUUAFFFFABRRRQAUUUUAFFFFABRRRQAUUUUAFFFFABRRRQAUUUUAFFFFABRRRQAUUUUA&#10;FFFFABRRRQAUUUUAFFFFABRRRQB//9lQSwMECgAAAAAAAAAhAFLKBiANHAAADRwAABUAAABkcnMv&#10;bWVkaWEvaW1hZ2UyLmpwZWf/2P/gABBKRklGAAEBAQDcANwAAP/bAEMAAgEBAQEBAgEBAQICAgIC&#10;BAMCAgICBQQEAwQGBQYGBgUGBgYHCQgGBwkHBgYICwgJCgoKCgoGCAsMCwoMCQoKCv/bAEMBAgIC&#10;AgICBQMDBQoHBgcKCgoKCgoKCgoKCgoKCgoKCgoKCgoKCgoKCgoKCgoKCgoKCgoKCgoKCgoKCgoK&#10;CgoKCv/AABEIAEcA6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qrxb4L8W2VmuoXnh28jh3AeY0JAya5q78I+Kbj/VaBdNu5XbCa+lPGqrrf&#10;wvuptu7bCsq+uQQa4jS2EhV4+mzNdWF8Qsx0SpR+9niyhD2dzxE/C/4janK/2DwTqU23G7y7Zjiq&#10;c3w/8c28vkz+E75W/utAa+qvhwrxaJqGsEZZ5iF/4CtcbqNwbi8adO49a6oeKOZqpKCoxsvNk08O&#10;qiuzw1fhX8SZIPtKeB9S8vbu3/ZWxio7P4cePtQm+zWHhDUJpP7sduSa+vvC+i/b/CNvcI3zGHG1&#10;vpXN+FNKfSfHrWfmfIsLNGT3z2rGHi1mc+e9CN15sUaEdmfM8vwt+I0KyNL4L1FRDxKTbN8v1qm/&#10;hDxRHzJoF0OccxmvrK5gWWy1QMM7yx3Hvx/9avO/CmkXXiXXYoEiZY7cM7SbuDXThfFDMsQpN0Y6&#10;ebKjhoy3Z4jH4O8VSn914fvG/wC2Jok8IeKoSVl8PXSlWwQ0JFfSHifWtG8F2j6fodqsl1IvzzHD&#10;Nn2rl9H0ycO19qsrSXEjbm3/AMNdX/ETMfy39jH72V9Vi+p46ngTxrLgp4WvmyeP3Bp7/Drx7EMv&#10;4Qv1/wB63Ne4y3EDounq7ebkSN7AdP1rW026W7iNrcnL/wC13FYS8UM0jr7GP3sUcLGTs2eAaL4H&#10;8YxXheXwzeKuwjJgNdPpnw48faom7T/B+oTA/wDPO3Jr1aXT2tZPNU7k/lW38O9Yls9UlshIyhcP&#10;Hz1HeuWt4nZlLVUY/iT7FQPFL74bfEDSU83UvB2oQqvVpLcjFOsPBfi+/VpbLw3eSKvDMkJOK+k/&#10;GckuoQeW6hlaP5vcYrk/hsoh066gZizR3rrn2zx+lc//ABEvM5U+b2MfvZXKkeNSeHNes7gQ3Wj3&#10;Eb9QrRkGprTw9rt22bbSLiTaPm2xnivQPFWmyap4nhtbdsbkIkP41eukXR7ZdD0Rts8g/eSjrGo6&#10;t9fStJeIWNjFfuo6+bNIx6nncWga4krBtJuPlba37s8H0rc0fw/rk8W6LSLhgvUrGeK6WcRwxx2q&#10;E/u1JYtySxPJq34b1FLSaS2l/wBW/PHY1w1uPMwqxf7qP3s0jNqVjnreOa3u2s5omWRBlo2HIrb0&#10;aKadWeGJmCcMV5xR4l0p7PUZNYz8s+BnPoKt+BDv026lz1NcFTi7FVIX5EaSxEoPYbDdW0Nw0cky&#10;qy/eUnmrkOpWSHm6j/76rnrtw2uXW3/ZB/KjJJxk1y1c+xEn8KNFmFSMtEjsrG9tLmGQRXKMUGfl&#10;aprm6s5tJGreevlw/ekzwK5vwpOY9QaIniSMjB9a2tHhjihvPD065jkBdMd1PPH0rixGaVvYqait&#10;zaObVYv4UPt9e0mRd6ahCQVz/rBUo1rSw24Xsf8A32K8/s1+warcaW8n3HPl5z92rbie6urfSdOk&#10;H2q8k8u33dvVvoBkmuepi5Slsd1POK8mkoo9D0m8s/EesxaLpkwmI5kWPk9M10suhayr4TS5AO25&#10;DXI/DS3g8OeKYNCtNyXUjebH8o+5yu5iO7HJ+gFeuhY4xskTzG/idu9csqy5rWPeo5lVpU0nFHiH&#10;hKb+0vBF3ozctHDLBt+g4P5EVwnhcyT6WpZvm27S3piut+HUjQa7dQu2UuI1f8fumsDTNKfTtYvt&#10;GdGHlXThVP8AdJ/+vWlHlU5fefnsvhsdhoMP9mfDhhArbmV2Zm7kmvPZW/cKncV6R4gnbSfAyxJz&#10;lAq5rzmZeNvvz71zYa8pSk+rNYXWh6h4S1h4dEhZkyskAG3PQ461l6RKZfiBMAc4iAxt9qb4Qkl/&#10;4RiCRn3Minb+FUPAl3NdeKJbuZ/3kjkdO1cVOHvTZMdy3rV3/Z9tqiM4PlrwPcjiud1PXrLwZ4Zt&#10;bLT023cluDJ6sxxxU3ie7a88VXnhtDhZrlDIMnlQvP0r5J/aW/4Kc/Bz4A/tc3X7P3xv0PUtLsdP&#10;s7S50/xFZL9ohkEsYYiWNQHjCtkZUPnHIHf08JHkjr1OzC4WviJNUo36n0pFaSzzf2rqhV7iTn/c&#10;HpVwLuO4A+vFc18Nfi58MPjT4Zg8ZfCrx3pev6XN9260u8SUKR1VwpyjDurAEdwK6K4keO0kdc8D&#10;Hynua6+a7JnGVN8s1ZlbSl3mbUZDzM3y5/hAq5C8glEiPyD1FQRZhgWLuBzVizALZxWco82xj0bN&#10;m2uluECS/ex+dRoP7I1m21NC2wNsk46A96qmXZzuqaKZr6E20h+b+E1z8ouZSVmehQyLcwrA5+Ur&#10;8pz2NYejwppmtXmmGXLbvM+7irGh37y6Vb3b8sigSDPocUa0IbXxBZ6pnm7jaIkfdBGP8RXPHZxM&#10;9zl9fuEsPEUV4n3vJkwvqc8VHowZJZp5XLSSLlnPfkUzxWqyatE+Pm8tsH8aZotwzPIr/wAK55rq&#10;qX9mgTZJOczN/vYpbRlW6X3XmmNIHYvnrUUd6ttdpJIm5Q3zDPakl7pUfiudRqFqdS8PbFG5lj3L&#10;74rN+HsgfTbrb0+b8810NsIPsyi35jZcrj0rH8I24trfUVi+75zYYd6wpyXLJeaLrfDcxb3/AJDF&#10;wxX+6M+vFAOOlF1Ismq3GP72MUV0SM92W9HmMGoxSsf466adZEeO/gH+p+/7qa5INtIcHkV1+lul&#10;7A0THiWHn8qUY81NxYqitZnLePNPj03Vodat9224YB9vI56VN4LTSJrTVvEmrStHHHC0FrIq8iNc&#10;GUr7sfkH0NWryeLUfC01q4Vri3OI4267icD9cVg+L58+E5lF39msdDWOK3t/KwbmbO9yT3GOfq1K&#10;hGVaKT6Ox6eWx5pOT6HYfC3xLf3njaSa10mFF+0eSW2/NDGoHX9fxr2J3nDfKW/wrxH4Q6B4m8Qa&#10;1/wnepRLawNDGbeGFdqy7nVmY+te8C1gYbmkP/fVZYn3a1l2Pdp7anzl4QvDBr9vucfMGT+o/ka1&#10;4tKE3xXuJZEIjktVmXPQtxXLaXO0NzHKB80cisu76/4Zr0G4RI73T9UC427oXb27U6kvZ3fdW+Z8&#10;gjP+KE/9n6DbWCsP3kmxfoBXByqWGc10HxWvvtHiuzsPMyLe0Lsue7N/hWCemaWGi4UUNnbeE/l8&#10;Lxc/wNn8zWb8PCTr2QR/rDu9xg1c0RXg8Ict/wAsXP8AOqnw1OdZyq/wnPze1c0f4dQImVcxXB+L&#10;GoNJhkijyGx1yBx/Ovxj/wCC7GmG2/bYttUP/MQ8G2cpb3Fxcx/oEWv2q12GG21jWtUibc+ABjrw&#10;o4r8f/8Ag4F0AaT+0X4H1HH/AB+eBQD7lbuc4/8AHq9D2nux9F+B9NwvLlzRLuj4p+Gnxb+KHwa8&#10;QL4q+Ffj7VfD9+m0/aNLvGjLY7MBw49mBB+lfdH7OH/Bej4haDDZ+Ff2nPh/Hr1r5y/aPEXh9Vhv&#10;CMfeeAkRSH1CGIexPX89SQw4avsb/gjH8PP2ZviX+0DqGk/GzQYNS8QWunrd+D7HUpB9kkkRiZT5&#10;Z4llVSrBWJGA525XcKjufa5vhcFLCSqVqd7dtz9aPhb8TvDXxk8C6X8SvBZvG0vWLVbixa+sZLeR&#10;oz0JSQAgHsehHIJBBPXQbghBP6VRs0QdB06Z7VaSQu21a05uWzPyeXLry6LpcnkBchQ2Kn0p5F1G&#10;JI4/MbP3SOnvVeLzJZFhiGWb5V+tbNjbxaOY7VT5t7ctgL6ep+grOslTvczjrqa3hhY7NZtILfM0&#10;hbHoDUmrzTSeHZ7TP7+zcTRk91HUCmWcA0q/hSSbc1wpWRiOrVJr0DOG4/1kZTnvxXLTlF1F2J+0&#10;cbr86XWrWl7FIdr2xOB70ioBGzrIVJX+HvVLTmuLu6t7aVQvkq8O70OatWkWpa1qzaB4btPtVyvE&#10;knSKL3Y13VIva5q49Q+1rGhDnb9arJf2ckh3XUf/AH0K9E0H9nrw0QL3xdezalOW3FFkKRL7ADr+&#10;NdDceD/hp4Z0thdaLp9vbqvzGWNefxNYvEUY7XZUYx6nn/hXxOogOnP+8Ef3WB6Ka0NAt3tdPvsv&#10;8rXGV9xisDWx4Fk8TNeeCtRuoI1Vg8KxZhf6d/1qeDxLcaXpkgu7qBosjb5mUI9sn1olRvrFbin7&#10;2kdSrqbIuqT+WPuthvfiiI4+81Z9tq0etXM17CPl8zG09uBxVwS8fSipF3sKMerLMkMiWH28EFRJ&#10;srofBl4XtoSW5AKmsDTXW70m+tmHyxqsi/UVf8JXOyXyv7rgippvVlVtI2M29keHxfLZLL5IEjym&#10;Trt2oWX68/rXP+JYJtR8NaToE0EjNqurs9sPMO6WNQsYY+xO724rqPFXh+21fXNQu5X3RrCqLHHJ&#10;hmlJAVfxP6A1zdol74r+Kdu9tcriF49P02NBgQqF5bH0DN/wIV6FGPN7y6HrYKPLh15n0R8P9Ct9&#10;F0S10qCYSRxWiLG7Nln9T9K27m2uWmYrKcduao6DpsNjPJLBcb1jiSBR/c2jofxr8Nvj3/wcB/8A&#10;BRP4ffHTxp4C8Oa14OXT9D8Walp9is/hgM4hhupI0DHfydqjnvXjtc0m9z3sJha2KuodD9PFuhb/&#10;AL9m4VTnNek6XPJqHhR5F/1ht1lX2YV5dHi5Ty5UxuXkGu++FeoNf6N9in4YAxMPUHpW9eHuX8z4&#10;Xaxyniu9fU/Ftxfkf8sIk/ELk1WQndyaLqN4b+6t5U2tHcMrKfamqfmFOyjZIpncWa7PCYz/AM+h&#10;z+Rqj8LAf7WnYrx5fB9K0m+Xw18o/wCXP+lZ3wsL+deY68DpXDHWjMKfwlDxXKYLSYR8faLpUJPX&#10;lsV8S/8ABWf/AIJ5fGD9t39pL4c2Pw9S303RbHw3cQa74ivMGK0H2gFUCZ3SyEEkKOOMsQOa+2vH&#10;dhLFZQ2qs2ReJgn1yTWgGlvHW5uOT5e1R2x6fj3rqjHm5JJnXhcZVwNZVae6R+S//BQL/giVF8H/&#10;AIUaX8R/2WJdS12XRdPWLxTpN5J5l3fuCxN5AoGM8kGFRwoBXJDbvz78F+NfF/wq8cad458HapPp&#10;utaLfLcWN1GNrwTIeOD+IIPUEg9xX9Jfie6+0alHbq5226ksM9WP8+v618mftf8A/BKz9nH9qW7v&#10;fGNnayeEfFl1l31zRYV8u5lxjdcQcLMfUqUc/wB7iulR0ufU5ZxNyQ9ljdU76+vfyNH9gT/goh8N&#10;f2xfBUOk315baP44sbdRrHh+SQL55A5ntsn95GSCcAlk6HjDN9L2VvcujXEUEjqnLbVr8dfGH/BG&#10;L9uX4S+IY/Evwe1DS9en0+4Ethf6HraWN3GynKuvntHsYdeHPPT1r6U/Zv8A2rf+CxPwsgtPCnxs&#10;/Yz1b4gaPasf9MjaOzvCem5rmMvDIBjPzICTn5hnNKXNy2OLGZTg6l6uDqxafRvVfM/Q+3S38PWP&#10;9sakw81uI0+vQD3pfCc0194h/tK8bMrIw29kXHQV5r8P/ir8WPixb2et+Ov2dNc8F23zGNNW1rT7&#10;jLeu23mdvpuVa9J8Gn/idLjp5bH9KVaL+q+0ve581WjKlJwZV+PPxY8BfBbw2vxF+JXi+y0PSNPY&#10;vcX+oTBI19B/tMeygEnoBnivGPh5/wAFfv8Agn98ZvF0fw98L/G9bXU7icRWDazpFzZQXTk42rLL&#10;GqAk9A5Uk8DJNeS/tqeA3/bK/wCCpHw7/Y+8eXTP4J0DwhN4kutEaYpDqV1ukGZACN4ACjHp5gGN&#10;5NfT3xC/ZM+APxe+CN98B/H3wr0aTSbWE29rBb6fHE1lwQkkBRQYWXsVx+RxXFRjajE9KOGwNGjT&#10;9vzOU1fTonp8zI+Dvxp+Ef7SHjXU9J+DHjw6hHo+tSafrUy2Fxbm2ukH7yIedGm/HHzJuU54Nep/&#10;E744/AD9kjRfDyfFXxWuiReJ9fh0XR5m0+4uGvdQmBKREwRvsztPzPtQY5YZFfAn/BEDQJfht4G+&#10;IVuuofao9B+KlxYyXjcmUJEqByffb+tb3/BeeTWvi18K/hP4RsBJp8Oq/Fiys7XUGUqUlkguIw6/&#10;7u7OetdVbmqcq6dTT6hReafVk3y/8C59N+Cv+Cnn7L/xj+Lms/An4E+PW1/xJolpLcXjW2nzC18u&#10;ORIpGSdlCSbXkQfKSDnjIBIxPj1+0X8PfhLDpPib9oH4gSWMOta3Dpmjq1ncTxvdyBikYWFGIyEb&#10;5mAUY5Ird+BH7Mf7OvwDstL0nwJ8J9IsF03TjYR6hb2Ea3jwsUZ/MmADyFmRGbcTuZQewr50/wCC&#10;/Hwx0jWP2dvhjo3hq4a1bW/i3p9lDdZOE822ulDj0wSD61nGpTotRtuTRoYOtmEaMOZRb62voek/&#10;Cb9uP9mz4zfHzUPgZ8L/AIg/2vr+mWkst8trZyfZisciRybJtvluVZ1Hykg54zg1R/4KLeFP2ZvF&#10;vwT0ux/ap+JOt+FvD6+LLJrPUNCExlkvvnMULCKGY7WAfnaMEZDAivRvAf7FXwi/ZittB0/4Y/Dn&#10;SrCLSYfskWpR2UYvJFYDzDLMF3SFyFZiTyQPQY+c/wDgtuAP2UvD4Kj/AJKdpIzj/ZuK7adRVKfM&#10;mRRhh6mZU4Ub22v16n09Z2sWjXpt4pWeKaBXg+Uliqjr6k4rn/gv+0P8If2hdG1LWfhB4v8A7Wt9&#10;J1STTdT3WM9tJb3SY3RNHOiOCMjnGD2JwcdDrkUlk+k6iW3BhHGq+mVxXyV4Gs/+GUP+CpWqeFIo&#10;BaeE/jro7alYx/diGt2wZpgvYMwaRiO5nX2FKrH7Q8Lh411PrJJtedvI+pNQ/aH+Dnw7+LOg/Azx&#10;p4vNt4m8bWsw8PaPDptzcPchBlmLRRskSgAndIyrhWOflOO40Sc294TnopLe2K+Ov2J7aL9qf/go&#10;h8Q/2xLnc3h/wZu8G+BVblZJI1P2q5U+hbO3/Zn55Xn0H/gp38YPFnwL/Y38d+KfA+oy2erTWy6f&#10;aXtsxWS28+VYnkRh91gjNhhyDgjkVzxT9poVXwcZV4UE9ZWTfZv/ACM/4zf8FW/2LPgp4xvPCfib&#10;4yC61pbiRrq30bTp7yOzk+4qvJEhTcqZJALENwQCCK7j9nf9rT9le98a/D+20v4z2Oqa348vJo/C&#10;drp1vcXCzuu3zFaRIykDqrElZWQ84xXmv7Fn7Knwc+E/wk8L+EvBPgXTbzULvQ7fUPEmsTWqST6p&#10;cyxLK292BJjGcKn3QB0yST5D8Uv2Yfhz+yt/wVu/Z98dfDXSbfSo/F09xqOqaFZ4S2gvI1kDSRRj&#10;iMOroCBgZQnua76salKio/zHvUMPgZSdON04rfo2tz9g7G0s7BZYrRceZI0knuxr+VL9rOQL+1R8&#10;TAT/AM1A1nt/0/TV/U1aX88MJkaTc0jZz9R0r+WP9q7LftSfEpmI58fayf8AyemrzoU3GJ7GR61J&#10;27I/oRgXfPjGeP6V2fgy3Oj6q1pG+BJbRyKvP1zRRVV9KVj8ykY/xBtVsPG90ifduoUuF9sjB/UV&#10;l5wc0UVMPhXoNnXazr1povh2MXKyNutR9xRwMVX+Eep6TcS3E4nk3TOoiVk696KK5404/U5S8xU/&#10;hNbxW0VzqxhKZWJVPP8AexWdczeRA0q+npRRXRQX7qIjkL2WRppJZm+Zm5+tU5GJ4xx3oort+yVV&#10;92mpGhoehzas4gY+XGy5dgwzjNaHirUEhSPw1prmJdv7zavRew/Giisviq2Y4Pp5E1pCt14YuIUH&#10;/HrIrrn06EU7wPbXFzrKpbnlYzub0zRRRT97D1UyJfxEjxn/AIKEfsU/Gjxf4y8G/tkfsd67aWPx&#10;Y+HqNFHa6hMq2ut6e27zLWQthcjfIBuIBDsMg7GXxG0/bU/4KYftLatqXwU+Gf7K3hnwH4mvY/su&#10;ueLr7xtBeW+mnAWSeK3Rd24clRulwex60UVw0fhPostlHEYGTqxUnTXut9NTa/4JafsufFf9nD4E&#10;/FLwF8VLCaOafxpJd6XfPfQyNfwJGq+eRFJJsL4JKsQ3qO9Sf8FDPhl8UvjT4W+DsfgLRpNU/sH4&#10;qaXqupxtfRRCC1iEm6Qea67sbh8q5bngHmiiu6nFSi0+ljP2s5Ztzvf/AIB9dW0qzwrKn3W5FfOP&#10;/BTz4Y/FT43fDr4W+EPhz4bOqNofxi0rWL5ftsMP2e1jScSN+9dA2Cw+VTu9AeaKK5J6r5nLgZSj&#10;jIPzPsr4qNp50C3vLTOGuFwMHqcY6/j+dfEX/BWH4MfEj44fs96N4Q+Fnh3+1dQtvH2m3s1v9shh&#10;2wRpPvfdM6KcbhwDk9gcUUUsuX+zf13Mcuk1jKbXc938aLLD/YmnsccJleD0r53/AOCqPwY174i/&#10;sxzeP/AN19l8VfDvUI/Emg3ySCOSLyeZgrHp+7y2OjGNRzxRRXoVP4cTowNSVPFQnHfmf5nq37CH&#10;wH079mr4A+DvhXZN5l1b2a3OtXe7c1zfTnzLh93cb2KrnOFVRk4rQ/aw+D/hH49eEPFXwk8dCX+y&#10;9R0GVZGt8CSKZighkX3R8N6cc0UVnhoqWKs+wKpNYyVW+qb/ADPiP4G/H/8Abv8A2H9Pi+EPiH9n&#10;3TfiVZ2ssdj4X8Q2/jK306SSFSBEkiyB2IwVGCEIHBZutddov7KP7fHxN/4KAfCH9rL9p3RNLktb&#10;i9uPtHh7RdUga28M6bHE3kxZaXdM7vI7N5YftluiqUV0Vn+8sfZzjGjhvbRS5pJ3P1K0i+u3Cu6I&#10;FUYCDsMcfpX4AftEf8Epv2+fF37QHjrxXoHwFa4sNU8Y6nd2Nx/wk+kp5sMl3I6Nta7DDKkHBAI7&#10;gUUVlUVoIjJ5ShUml5H/2VBLAQItABQABgAIAAAAIQCKFT+YDAEAABUCAAATAAAAAAAAAAAAAAAA&#10;AAAAAABbQ29udGVudF9UeXBlc10ueG1sUEsBAi0AFAAGAAgAAAAhADj9If/WAAAAlAEAAAsAAAAA&#10;AAAAAAAAAAAAPQEAAF9yZWxzLy5yZWxzUEsBAi0AFAAGAAgAAAAhAIEHG9nSAwAAmg0AAA4AAAAA&#10;AAAAAAAAAAAAPAIAAGRycy9lMm9Eb2MueG1sUEsBAi0AFAAGAAgAAAAhABmUu8nDAAAApwEAABkA&#10;AAAAAAAAAAAAAAAAOgYAAGRycy9fcmVscy9lMm9Eb2MueG1sLnJlbHNQSwECLQAUAAYACAAAACEA&#10;nmEv7OAAAAAKAQAADwAAAAAAAAAAAAAAAAA0BwAAZHJzL2Rvd25yZXYueG1sUEsBAi0ACgAAAAAA&#10;AAAhAGfwenRdbQMAXW0DABUAAAAAAAAAAAAAAAAAQQgAAGRycy9tZWRpYS9pbWFnZTEuanBlZ1BL&#10;AQItAAoAAAAAAAAAIQBSygYgDRwAAA0cAAAVAAAAAAAAAAAAAAAAANF1AwBkcnMvbWVkaWEvaW1h&#10;Z2UyLmpwZWdQSwUGAAAAAAcABwDAAQAAEZIDAAAA&#10;">
                <v:shape id="Picture 5" o:spid="_x0000_s1027" type="#_x0000_t75" style="position:absolute;left:442;top:859;width:11789;height:3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42axQAAANoAAAAPAAAAZHJzL2Rvd25yZXYueG1sRI9Ba8JA&#10;FITvBf/D8oReSt00BLHRVUQQPBSkpge9PbLPJG32bdzdJvHfdwuFHoeZ+YZZbUbTip6cbywreJkl&#10;IIhLqxuuFHwU++cFCB+QNbaWScGdPGzWk4cV5toO/E79KVQiQtjnqKAOocul9GVNBv3MdsTRu1pn&#10;METpKqkdDhFuWpkmyVwabDgu1NjRrqby6/RtFHzuLwVl5+FwOyaXpzeX2rB9zZR6nI7bJYhAY/gP&#10;/7UPWsEcfq/EGyDXPwAAAP//AwBQSwECLQAUAAYACAAAACEA2+H2y+4AAACFAQAAEwAAAAAAAAAA&#10;AAAAAAAAAAAAW0NvbnRlbnRfVHlwZXNdLnhtbFBLAQItABQABgAIAAAAIQBa9CxbvwAAABUBAAAL&#10;AAAAAAAAAAAAAAAAAB8BAABfcmVscy8ucmVsc1BLAQItABQABgAIAAAAIQB0q42axQAAANoAAAAP&#10;AAAAAAAAAAAAAAAAAAcCAABkcnMvZG93bnJldi54bWxQSwUGAAAAAAMAAwC3AAAA+QIAAAAA&#10;">
                  <v:imagedata r:id="rId21" o:title=""/>
                </v:shape>
                <v:shape id="Picture 4" o:spid="_x0000_s1028" type="#_x0000_t75" style="position:absolute;left:2403;top:1167;width:1539;height: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f76wgAAANoAAAAPAAAAZHJzL2Rvd25yZXYueG1sRE9Na4NA&#10;EL0H+h+WKfQS6poekmDdhDZQahs8aJP74E5V6s6Ku4n677uHQI6P953uJ9OJKw2utaxgFcUgiCur&#10;W64VnH4+nrcgnEfW2FkmBTM52O8eFikm2o5c0LX0tQgh7BJU0HjfJ1K6qiGDLrI9ceB+7WDQBzjU&#10;Ug84hnDTyZc4XkuDLYeGBns6NFT9lRejYJln3+u2KMp5he/5eD4cL1+fG6WeHqe3VxCeJn8X39yZ&#10;VhC2hivhBsjdPwAAAP//AwBQSwECLQAUAAYACAAAACEA2+H2y+4AAACFAQAAEwAAAAAAAAAAAAAA&#10;AAAAAAAAW0NvbnRlbnRfVHlwZXNdLnhtbFBLAQItABQABgAIAAAAIQBa9CxbvwAAABUBAAALAAAA&#10;AAAAAAAAAAAAAB8BAABfcmVscy8ucmVsc1BLAQItABQABgAIAAAAIQAMLf76wgAAANoAAAAPAAAA&#10;AAAAAAAAAAAAAAcCAABkcnMvZG93bnJldi54bWxQSwUGAAAAAAMAAwC3AAAA9gIAAAAA&#10;">
                  <v:imagedata r:id="rId22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0AAAE2" wp14:editId="37FE6C37">
                <wp:simplePos x="0" y="0"/>
                <wp:positionH relativeFrom="page">
                  <wp:posOffset>208280</wp:posOffset>
                </wp:positionH>
                <wp:positionV relativeFrom="paragraph">
                  <wp:posOffset>132080</wp:posOffset>
                </wp:positionV>
                <wp:extent cx="46355" cy="102298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55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E33A58" w14:textId="77777777" w:rsidR="00A42783" w:rsidRDefault="00A27EE7">
                            <w:pPr>
                              <w:spacing w:line="1610" w:lineRule="exact"/>
                              <w:rPr>
                                <w:b/>
                                <w:i/>
                                <w:sz w:val="14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10101"/>
                                <w:spacing w:val="-972"/>
                                <w:w w:val="112"/>
                                <w:sz w:val="14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0AAA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.4pt;margin-top:10.4pt;width:3.65pt;height:80.5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Fk8rAIAAKg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xgxEkHLXqko0Z3YkSBqc7QqxScHnpw0yNsQ5ctU9Xfi/KrQlysGsK39FZKMTSUVJCdb266J1cn&#10;HGVANsMHUUEYstPCAo217EzpoBgI0KFLT8fOmFRK2AwXl1GEUQknvhcESRzZCCSdL/dS6XdUdMgY&#10;GZbQeAtO9vdKm2RIOruYWFwUrG1t81t+tgGO0w6EhqvmzCRhe/kj8ZJ1vI5DJwwWayf08ty5LVah&#10;syj8qyi/zFer3P9p4vph2rCqotyEmXXlh3/Wt4PCJ0UclaVEyyoDZ1JScrtZtRLtCei6sN+hICdu&#10;7nkatgjA5QUlPwi9uyBxikV85YRFGDnJlRc7np/cJQsvTMK8OKd0zzj9d0poyHASBdGkpd9y8+z3&#10;mhtJO6ZhcrSsy3B8dCKpUeCaV7a1mrB2sk9KYdJ/LgW0e2601auR6CRWPW5GQDEi3ojqCZQrBSgL&#10;5AnjDoxGyO8YDTA6Mqy+7YikGLXvOajfzJnZkLOxmQ3CS7iaYY3RZK70NI92vWTbBpCn98XFLbyQ&#10;mln1PmdxeFcwDiyJw+gy8+b033o9D9jlLwAAAP//AwBQSwMEFAAGAAgAAAAhAMQRtxXeAAAACAEA&#10;AA8AAABkcnMvZG93bnJldi54bWxMj8FOwzAQRO9I/QdrK3GjdgKq2hCnqhCckBBpOHB04m0SNV6H&#10;2G3D37Oc4DRazWjmbb6b3SAuOIXek4ZkpUAgNd721Gr4qF7uNiBCNGTN4Ak1fGOAXbG4yU1m/ZVK&#10;vBxiK7iEQmY0dDGOmZSh6dCZsPIjEntHPzkT+ZxaaSdz5XI3yFSptXSmJ17ozIhPHTanw9lp2H9S&#10;+dx/vdXv5bHsq2qr6HV90vp2Oe8fQUSc418YfvEZHQpmqv2ZbBCDhvuUyaOGVLGy/6ASEDXnNskW&#10;ZJHL/w8UPwAAAP//AwBQSwECLQAUAAYACAAAACEAtoM4kv4AAADhAQAAEwAAAAAAAAAAAAAAAAAA&#10;AAAAW0NvbnRlbnRfVHlwZXNdLnhtbFBLAQItABQABgAIAAAAIQA4/SH/1gAAAJQBAAALAAAAAAAA&#10;AAAAAAAAAC8BAABfcmVscy8ucmVsc1BLAQItABQABgAIAAAAIQBv/Fk8rAIAAKgFAAAOAAAAAAAA&#10;AAAAAAAAAC4CAABkcnMvZTJvRG9jLnhtbFBLAQItABQABgAIAAAAIQDEEbcV3gAAAAgBAAAPAAAA&#10;AAAAAAAAAAAAAAYFAABkcnMvZG93bnJldi54bWxQSwUGAAAAAAQABADzAAAAEQYAAAAA&#10;" filled="f" stroked="f">
                <v:textbox inset="0,0,0,0">
                  <w:txbxContent>
                    <w:p w14:paraId="15E33A58" w14:textId="77777777" w:rsidR="00A42783" w:rsidRDefault="00A27EE7">
                      <w:pPr>
                        <w:spacing w:line="1610" w:lineRule="exact"/>
                        <w:rPr>
                          <w:b/>
                          <w:i/>
                          <w:sz w:val="144"/>
                        </w:rPr>
                      </w:pPr>
                      <w:r>
                        <w:rPr>
                          <w:b/>
                          <w:i/>
                          <w:color w:val="010101"/>
                          <w:spacing w:val="-972"/>
                          <w:w w:val="112"/>
                          <w:sz w:val="14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0049AA"/>
          <w:w w:val="130"/>
          <w:sz w:val="20"/>
        </w:rPr>
        <w:t xml:space="preserve">peak  </w:t>
      </w:r>
      <w:r>
        <w:rPr>
          <w:b/>
          <w:color w:val="0049AA"/>
          <w:spacing w:val="45"/>
          <w:w w:val="130"/>
          <w:sz w:val="20"/>
        </w:rPr>
        <w:t xml:space="preserve"> </w:t>
      </w:r>
      <w:r>
        <w:rPr>
          <w:b/>
          <w:color w:val="0049AA"/>
          <w:w w:val="130"/>
          <w:sz w:val="20"/>
        </w:rPr>
        <w:t>nesting</w:t>
      </w:r>
      <w:r>
        <w:rPr>
          <w:b/>
          <w:color w:val="0049AA"/>
          <w:w w:val="130"/>
          <w:sz w:val="20"/>
        </w:rPr>
        <w:tab/>
      </w:r>
      <w:r>
        <w:rPr>
          <w:color w:val="07679A"/>
          <w:w w:val="125"/>
          <w:position w:val="-6"/>
          <w:sz w:val="54"/>
        </w:rPr>
        <w:t>•</w:t>
      </w:r>
    </w:p>
    <w:p w14:paraId="3BDB5332" w14:textId="77777777" w:rsidR="00A42783" w:rsidRDefault="00A42783">
      <w:pPr>
        <w:pStyle w:val="BodyText"/>
        <w:spacing w:before="1"/>
        <w:rPr>
          <w:sz w:val="60"/>
        </w:rPr>
      </w:pPr>
    </w:p>
    <w:p w14:paraId="68137722" w14:textId="77777777" w:rsidR="00A42783" w:rsidRDefault="00A27EE7">
      <w:pPr>
        <w:tabs>
          <w:tab w:val="left" w:pos="8278"/>
          <w:tab w:val="left" w:pos="8673"/>
        </w:tabs>
        <w:ind w:left="412"/>
        <w:rPr>
          <w:sz w:val="20"/>
        </w:rPr>
      </w:pPr>
      <w:commentRangeStart w:id="57"/>
      <w:r>
        <w:rPr>
          <w:color w:val="2F575B"/>
          <w:w w:val="120"/>
          <w:position w:val="-3"/>
          <w:sz w:val="19"/>
        </w:rPr>
        <w:t>Eastern</w:t>
      </w:r>
      <w:r>
        <w:rPr>
          <w:color w:val="2F575B"/>
          <w:spacing w:val="-44"/>
          <w:w w:val="120"/>
          <w:position w:val="-3"/>
          <w:sz w:val="19"/>
        </w:rPr>
        <w:t xml:space="preserve"> </w:t>
      </w:r>
      <w:del w:id="58" w:author="Andrew Campomizzi" w:date="2024-03-12T14:18:00Z">
        <w:r w:rsidDel="008252C2">
          <w:rPr>
            <w:color w:val="2F575B"/>
            <w:w w:val="120"/>
            <w:position w:val="-3"/>
            <w:sz w:val="19"/>
          </w:rPr>
          <w:delText>M</w:delText>
        </w:r>
      </w:del>
      <w:ins w:id="59" w:author="Andrew Campomizzi" w:date="2024-03-12T14:18:00Z">
        <w:r w:rsidR="008252C2">
          <w:rPr>
            <w:color w:val="2F575B"/>
            <w:w w:val="120"/>
            <w:position w:val="-3"/>
            <w:sz w:val="19"/>
          </w:rPr>
          <w:t>m</w:t>
        </w:r>
      </w:ins>
      <w:r>
        <w:rPr>
          <w:color w:val="2F575B"/>
          <w:w w:val="120"/>
          <w:position w:val="-3"/>
          <w:sz w:val="19"/>
        </w:rPr>
        <w:t>eadowlark</w:t>
      </w:r>
      <w:commentRangeEnd w:id="57"/>
      <w:r w:rsidR="008252C2">
        <w:rPr>
          <w:rStyle w:val="CommentReference"/>
        </w:rPr>
        <w:commentReference w:id="57"/>
      </w:r>
      <w:r>
        <w:rPr>
          <w:color w:val="2F575B"/>
          <w:w w:val="120"/>
          <w:position w:val="-3"/>
          <w:sz w:val="19"/>
        </w:rPr>
        <w:tab/>
      </w:r>
      <w:r>
        <w:rPr>
          <w:color w:val="411608"/>
          <w:w w:val="125"/>
          <w:sz w:val="20"/>
        </w:rPr>
        <w:t>'-</w:t>
      </w:r>
      <w:r>
        <w:rPr>
          <w:color w:val="411608"/>
          <w:w w:val="125"/>
          <w:sz w:val="20"/>
        </w:rPr>
        <w:tab/>
      </w:r>
      <w:r>
        <w:rPr>
          <w:color w:val="411608"/>
          <w:w w:val="130"/>
          <w:sz w:val="20"/>
        </w:rPr>
        <w:t>post-breeding</w:t>
      </w:r>
      <w:r>
        <w:rPr>
          <w:color w:val="411608"/>
          <w:spacing w:val="39"/>
          <w:w w:val="130"/>
          <w:sz w:val="20"/>
        </w:rPr>
        <w:t xml:space="preserve"> </w:t>
      </w:r>
      <w:r>
        <w:rPr>
          <w:color w:val="411608"/>
          <w:w w:val="130"/>
          <w:sz w:val="20"/>
        </w:rPr>
        <w:t>migration</w:t>
      </w:r>
    </w:p>
    <w:p w14:paraId="4DCE489D" w14:textId="77777777" w:rsidR="00A42783" w:rsidRDefault="00A42783">
      <w:pPr>
        <w:pStyle w:val="BodyText"/>
        <w:rPr>
          <w:sz w:val="26"/>
        </w:rPr>
      </w:pPr>
    </w:p>
    <w:p w14:paraId="7DC49323" w14:textId="77777777" w:rsidR="00A42783" w:rsidRDefault="00A42783">
      <w:pPr>
        <w:pStyle w:val="BodyText"/>
        <w:rPr>
          <w:sz w:val="26"/>
        </w:rPr>
      </w:pPr>
    </w:p>
    <w:p w14:paraId="794D9953" w14:textId="77777777" w:rsidR="00A42783" w:rsidRDefault="00A42783">
      <w:pPr>
        <w:pStyle w:val="BodyText"/>
        <w:rPr>
          <w:sz w:val="26"/>
        </w:rPr>
      </w:pPr>
    </w:p>
    <w:p w14:paraId="31000FD9" w14:textId="77777777" w:rsidR="00A42783" w:rsidRDefault="00A42783">
      <w:pPr>
        <w:pStyle w:val="BodyText"/>
        <w:rPr>
          <w:sz w:val="26"/>
        </w:rPr>
      </w:pPr>
    </w:p>
    <w:p w14:paraId="6A6CB3B3" w14:textId="77777777" w:rsidR="00A42783" w:rsidRDefault="00A42783">
      <w:pPr>
        <w:pStyle w:val="BodyText"/>
        <w:rPr>
          <w:sz w:val="26"/>
        </w:rPr>
      </w:pPr>
    </w:p>
    <w:p w14:paraId="6736B8E2" w14:textId="77777777" w:rsidR="00A42783" w:rsidRDefault="00A42783">
      <w:pPr>
        <w:pStyle w:val="BodyText"/>
        <w:rPr>
          <w:sz w:val="26"/>
        </w:rPr>
      </w:pPr>
    </w:p>
    <w:p w14:paraId="395FB4A8" w14:textId="77777777" w:rsidR="00A42783" w:rsidRDefault="00A42783">
      <w:pPr>
        <w:pStyle w:val="BodyText"/>
        <w:rPr>
          <w:sz w:val="26"/>
        </w:rPr>
      </w:pPr>
    </w:p>
    <w:p w14:paraId="27A262DB" w14:textId="77777777" w:rsidR="00A42783" w:rsidRDefault="00A42783">
      <w:pPr>
        <w:pStyle w:val="BodyText"/>
        <w:spacing w:before="2"/>
        <w:rPr>
          <w:sz w:val="24"/>
        </w:rPr>
      </w:pPr>
    </w:p>
    <w:p w14:paraId="1BB72C86" w14:textId="77777777" w:rsidR="00A42783" w:rsidRDefault="00A27EE7">
      <w:pPr>
        <w:pStyle w:val="BodyText"/>
        <w:ind w:right="290"/>
        <w:jc w:val="right"/>
      </w:pPr>
      <w:r>
        <w:rPr>
          <w:color w:val="938C87"/>
          <w:w w:val="115"/>
        </w:rPr>
        <w:lastRenderedPageBreak/>
        <w:t>©{2024}BECO</w:t>
      </w:r>
    </w:p>
    <w:p w14:paraId="5D33D6A9" w14:textId="77777777" w:rsidR="00A42783" w:rsidRDefault="00A27EE7">
      <w:pPr>
        <w:spacing w:before="54"/>
        <w:ind w:right="111"/>
        <w:jc w:val="right"/>
        <w:rPr>
          <w:sz w:val="20"/>
        </w:rPr>
      </w:pPr>
      <w:r>
        <w:rPr>
          <w:color w:val="938C87"/>
          <w:w w:val="140"/>
          <w:sz w:val="20"/>
        </w:rPr>
        <w:t>grassland</w:t>
      </w:r>
      <w:r>
        <w:rPr>
          <w:color w:val="938C87"/>
          <w:spacing w:val="-58"/>
          <w:w w:val="140"/>
          <w:sz w:val="20"/>
        </w:rPr>
        <w:t xml:space="preserve"> </w:t>
      </w:r>
      <w:r>
        <w:rPr>
          <w:color w:val="938C87"/>
          <w:w w:val="140"/>
          <w:sz w:val="20"/>
        </w:rPr>
        <w:t>bi</w:t>
      </w:r>
      <w:r>
        <w:rPr>
          <w:color w:val="938C87"/>
          <w:spacing w:val="-62"/>
          <w:w w:val="140"/>
          <w:sz w:val="20"/>
        </w:rPr>
        <w:t xml:space="preserve"> </w:t>
      </w:r>
      <w:proofErr w:type="spellStart"/>
      <w:r>
        <w:rPr>
          <w:color w:val="938C87"/>
          <w:w w:val="170"/>
          <w:sz w:val="20"/>
        </w:rPr>
        <w:t>rds.c</w:t>
      </w:r>
      <w:proofErr w:type="spellEnd"/>
    </w:p>
    <w:sectPr w:rsidR="00A42783">
      <w:type w:val="continuous"/>
      <w:pgSz w:w="12240" w:h="15840"/>
      <w:pgMar w:top="0" w:right="20" w:bottom="0" w:left="2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Zoe Southcott" w:date="2024-03-13T10:37:00Z" w:initials="ZS">
    <w:p w14:paraId="028C922D" w14:textId="270D4071" w:rsidR="00243393" w:rsidRDefault="00243393">
      <w:pPr>
        <w:pStyle w:val="CommentText"/>
      </w:pPr>
      <w:r>
        <w:rPr>
          <w:rStyle w:val="CommentReference"/>
        </w:rPr>
        <w:annotationRef/>
      </w:r>
      <w:r w:rsidR="00EC6C02">
        <w:t>Add the following funding statement somewhere on the fact sheet. Font should be italicized:</w:t>
      </w:r>
    </w:p>
    <w:p w14:paraId="08F1CD6D" w14:textId="77777777" w:rsidR="00EC6C02" w:rsidRDefault="00EC6C02">
      <w:pPr>
        <w:pStyle w:val="CommentText"/>
      </w:pPr>
    </w:p>
    <w:p w14:paraId="17B13CCB" w14:textId="77777777" w:rsidR="00EC6C02" w:rsidRDefault="00EC6C02" w:rsidP="00EC6C02">
      <w:pPr>
        <w:widowControl/>
        <w:adjustRightInd w:val="0"/>
        <w:rPr>
          <w:rFonts w:ascii="LMRoman12-Italic" w:eastAsiaTheme="minorHAnsi" w:hAnsi="LMRoman12-Italic" w:cs="LMRoman12-Italic"/>
          <w:i/>
          <w:iCs/>
          <w:sz w:val="24"/>
          <w:szCs w:val="24"/>
          <w:lang w:bidi="ar-SA"/>
        </w:rPr>
      </w:pPr>
      <w:r>
        <w:rPr>
          <w:rFonts w:ascii="LMRoman12-Italic" w:eastAsiaTheme="minorHAnsi" w:hAnsi="LMRoman12-Italic" w:cs="LMRoman12-Italic"/>
          <w:i/>
          <w:iCs/>
          <w:sz w:val="24"/>
          <w:szCs w:val="24"/>
          <w:lang w:bidi="ar-SA"/>
        </w:rPr>
        <w:t>This project was undertaken with the financial support of the Government of Canada. Ce project</w:t>
      </w:r>
    </w:p>
    <w:p w14:paraId="4260A6FA" w14:textId="0576054D" w:rsidR="00EC6C02" w:rsidRDefault="00EC6C02" w:rsidP="00EC6C02">
      <w:pPr>
        <w:pStyle w:val="CommentText"/>
      </w:pPr>
      <w:r>
        <w:rPr>
          <w:rFonts w:ascii="LMRoman12-Italic" w:eastAsiaTheme="minorHAnsi" w:hAnsi="LMRoman12-Italic" w:cs="LMRoman12-Italic"/>
          <w:i/>
          <w:iCs/>
          <w:sz w:val="24"/>
          <w:szCs w:val="24"/>
          <w:lang w:bidi="ar-SA"/>
        </w:rPr>
        <w:t xml:space="preserve">a </w:t>
      </w:r>
      <w:proofErr w:type="spellStart"/>
      <w:r>
        <w:rPr>
          <w:rFonts w:ascii="LMRoman12-Italic" w:eastAsiaTheme="minorHAnsi" w:hAnsi="LMRoman12-Italic" w:cs="LMRoman12-Italic"/>
          <w:i/>
          <w:iCs/>
          <w:sz w:val="24"/>
          <w:szCs w:val="24"/>
          <w:lang w:bidi="ar-SA"/>
        </w:rPr>
        <w:t>été</w:t>
      </w:r>
      <w:proofErr w:type="spellEnd"/>
      <w:r>
        <w:rPr>
          <w:rFonts w:ascii="LMRoman12-Italic" w:eastAsiaTheme="minorHAnsi" w:hAnsi="LMRoman12-Italic" w:cs="LMRoman12-Italic"/>
          <w:i/>
          <w:iCs/>
          <w:sz w:val="24"/>
          <w:szCs w:val="24"/>
          <w:lang w:bidi="ar-SA"/>
        </w:rPr>
        <w:t xml:space="preserve"> </w:t>
      </w:r>
      <w:proofErr w:type="spellStart"/>
      <w:r>
        <w:rPr>
          <w:rFonts w:ascii="LMRoman12-Italic" w:eastAsiaTheme="minorHAnsi" w:hAnsi="LMRoman12-Italic" w:cs="LMRoman12-Italic"/>
          <w:i/>
          <w:iCs/>
          <w:sz w:val="24"/>
          <w:szCs w:val="24"/>
          <w:lang w:bidi="ar-SA"/>
        </w:rPr>
        <w:t>réalisé</w:t>
      </w:r>
      <w:proofErr w:type="spellEnd"/>
      <w:r>
        <w:rPr>
          <w:rFonts w:ascii="LMRoman12-Italic" w:eastAsiaTheme="minorHAnsi" w:hAnsi="LMRoman12-Italic" w:cs="LMRoman12-Italic"/>
          <w:i/>
          <w:iCs/>
          <w:sz w:val="24"/>
          <w:szCs w:val="24"/>
          <w:lang w:bidi="ar-SA"/>
        </w:rPr>
        <w:t xml:space="preserve"> avec </w:t>
      </w:r>
      <w:proofErr w:type="spellStart"/>
      <w:r>
        <w:rPr>
          <w:rFonts w:ascii="LMRoman12-Italic" w:eastAsiaTheme="minorHAnsi" w:hAnsi="LMRoman12-Italic" w:cs="LMRoman12-Italic"/>
          <w:i/>
          <w:iCs/>
          <w:sz w:val="24"/>
          <w:szCs w:val="24"/>
          <w:lang w:bidi="ar-SA"/>
        </w:rPr>
        <w:t>l’appui</w:t>
      </w:r>
      <w:proofErr w:type="spellEnd"/>
      <w:r>
        <w:rPr>
          <w:rFonts w:ascii="LMRoman12-Italic" w:eastAsiaTheme="minorHAnsi" w:hAnsi="LMRoman12-Italic" w:cs="LMRoman12-Italic"/>
          <w:i/>
          <w:iCs/>
          <w:sz w:val="24"/>
          <w:szCs w:val="24"/>
          <w:lang w:bidi="ar-SA"/>
        </w:rPr>
        <w:t xml:space="preserve"> financier du </w:t>
      </w:r>
      <w:proofErr w:type="spellStart"/>
      <w:r>
        <w:rPr>
          <w:rFonts w:ascii="LMRoman12-Italic" w:eastAsiaTheme="minorHAnsi" w:hAnsi="LMRoman12-Italic" w:cs="LMRoman12-Italic"/>
          <w:i/>
          <w:iCs/>
          <w:sz w:val="24"/>
          <w:szCs w:val="24"/>
          <w:lang w:bidi="ar-SA"/>
        </w:rPr>
        <w:t>gouvernement</w:t>
      </w:r>
      <w:proofErr w:type="spellEnd"/>
      <w:r>
        <w:rPr>
          <w:rFonts w:ascii="LMRoman12-Italic" w:eastAsiaTheme="minorHAnsi" w:hAnsi="LMRoman12-Italic" w:cs="LMRoman12-Italic"/>
          <w:i/>
          <w:iCs/>
          <w:sz w:val="24"/>
          <w:szCs w:val="24"/>
          <w:lang w:bidi="ar-SA"/>
        </w:rPr>
        <w:t xml:space="preserve"> du Canada.</w:t>
      </w:r>
    </w:p>
  </w:comment>
  <w:comment w:id="1" w:author="Zoe Southcott" w:date="2024-03-13T10:40:00Z" w:initials="ZS">
    <w:p w14:paraId="3FE5E415" w14:textId="499269CC" w:rsidR="00EC6C02" w:rsidRDefault="00EC6C02">
      <w:pPr>
        <w:pStyle w:val="CommentText"/>
      </w:pPr>
      <w:r>
        <w:rPr>
          <w:rStyle w:val="CommentReference"/>
        </w:rPr>
        <w:annotationRef/>
      </w:r>
      <w:r>
        <w:t>Add the following somewhere on fact sheet</w:t>
      </w:r>
      <w:r w:rsidR="0091094E">
        <w:t xml:space="preserve"> (including the link)</w:t>
      </w:r>
      <w:r>
        <w:t>:</w:t>
      </w:r>
    </w:p>
    <w:p w14:paraId="512C2DCC" w14:textId="77777777" w:rsidR="00EC6C02" w:rsidRDefault="00EC6C02">
      <w:pPr>
        <w:pStyle w:val="CommentText"/>
      </w:pPr>
    </w:p>
    <w:p w14:paraId="783AB477" w14:textId="77777777" w:rsidR="00EC6C02" w:rsidRDefault="00EC6C02">
      <w:pPr>
        <w:pStyle w:val="CommentText"/>
      </w:pPr>
      <w:r>
        <w:t>References:</w:t>
      </w:r>
    </w:p>
    <w:p w14:paraId="220207D8" w14:textId="47AC0BAB" w:rsidR="00E80B51" w:rsidRDefault="00E80B51" w:rsidP="00E80B51">
      <w:pPr>
        <w:widowControl/>
        <w:adjustRightInd w:val="0"/>
        <w:rPr>
          <w:rFonts w:ascii="LMRoman10-Regular" w:eastAsiaTheme="minorHAnsi" w:hAnsi="LMRoman10-Regular" w:cs="LMRoman10-Regular"/>
          <w:color w:val="000000"/>
          <w:sz w:val="20"/>
          <w:szCs w:val="20"/>
          <w:lang w:bidi="ar-SA"/>
        </w:rPr>
      </w:pPr>
      <w:r>
        <w:rPr>
          <w:rFonts w:ascii="LMRoman10-Regular" w:eastAsiaTheme="minorHAnsi" w:hAnsi="LMRoman10-Regular" w:cs="LMRoman10-Regular"/>
          <w:sz w:val="20"/>
          <w:szCs w:val="20"/>
          <w:lang w:bidi="ar-SA"/>
        </w:rPr>
        <w:t xml:space="preserve">Rosenberg, K. V., A. M. </w:t>
      </w:r>
      <w:proofErr w:type="spellStart"/>
      <w:r>
        <w:rPr>
          <w:rFonts w:ascii="LMRoman10-Regular" w:eastAsiaTheme="minorHAnsi" w:hAnsi="LMRoman10-Regular" w:cs="LMRoman10-Regular"/>
          <w:sz w:val="20"/>
          <w:szCs w:val="20"/>
          <w:lang w:bidi="ar-SA"/>
        </w:rPr>
        <w:t>Dokter</w:t>
      </w:r>
      <w:proofErr w:type="spellEnd"/>
      <w:r>
        <w:rPr>
          <w:rFonts w:ascii="LMRoman10-Regular" w:eastAsiaTheme="minorHAnsi" w:hAnsi="LMRoman10-Regular" w:cs="LMRoman10-Regular"/>
          <w:sz w:val="20"/>
          <w:szCs w:val="20"/>
          <w:lang w:bidi="ar-SA"/>
        </w:rPr>
        <w:t xml:space="preserve">, P. J. Blancher, J. R. Sauer, A. C. Smith, P. A. Smith, J. C. Stanton, A. Panjabi, L. </w:t>
      </w:r>
      <w:proofErr w:type="spellStart"/>
      <w:r>
        <w:rPr>
          <w:rFonts w:ascii="LMRoman10-Regular" w:eastAsiaTheme="minorHAnsi" w:hAnsi="LMRoman10-Regular" w:cs="LMRoman10-Regular"/>
          <w:sz w:val="20"/>
          <w:szCs w:val="20"/>
          <w:lang w:bidi="ar-SA"/>
        </w:rPr>
        <w:t>Helft</w:t>
      </w:r>
      <w:proofErr w:type="spellEnd"/>
      <w:r>
        <w:rPr>
          <w:rFonts w:ascii="LMRoman10-Regular" w:eastAsiaTheme="minorHAnsi" w:hAnsi="LMRoman10-Regular" w:cs="LMRoman10-Regular"/>
          <w:sz w:val="20"/>
          <w:szCs w:val="20"/>
          <w:lang w:bidi="ar-SA"/>
        </w:rPr>
        <w:t xml:space="preserve">, M. Parr, and P. P. </w:t>
      </w:r>
      <w:proofErr w:type="spellStart"/>
      <w:r>
        <w:rPr>
          <w:rFonts w:ascii="LMRoman10-Regular" w:eastAsiaTheme="minorHAnsi" w:hAnsi="LMRoman10-Regular" w:cs="LMRoman10-Regular"/>
          <w:sz w:val="20"/>
          <w:szCs w:val="20"/>
          <w:lang w:bidi="ar-SA"/>
        </w:rPr>
        <w:t>Marra</w:t>
      </w:r>
      <w:proofErr w:type="spellEnd"/>
      <w:r>
        <w:rPr>
          <w:rFonts w:ascii="LMRoman10-Regular" w:eastAsiaTheme="minorHAnsi" w:hAnsi="LMRoman10-Regular" w:cs="LMRoman10-Regular"/>
          <w:sz w:val="20"/>
          <w:szCs w:val="20"/>
          <w:lang w:bidi="ar-SA"/>
        </w:rPr>
        <w:t>. 2019. Decline of the North American avifauna. Science 366:120-124.</w:t>
      </w:r>
    </w:p>
    <w:p w14:paraId="179F18AA" w14:textId="77777777" w:rsidR="00E80B51" w:rsidRDefault="00E80B51" w:rsidP="00EC6C02">
      <w:pPr>
        <w:widowControl/>
        <w:adjustRightInd w:val="0"/>
        <w:rPr>
          <w:rFonts w:ascii="LMRoman10-Regular" w:eastAsiaTheme="minorHAnsi" w:hAnsi="LMRoman10-Regular" w:cs="LMRoman10-Regular"/>
          <w:color w:val="000000"/>
          <w:sz w:val="20"/>
          <w:szCs w:val="20"/>
          <w:lang w:bidi="ar-SA"/>
        </w:rPr>
      </w:pPr>
    </w:p>
    <w:p w14:paraId="426DEED1" w14:textId="42F3A21D" w:rsidR="00EC6C02" w:rsidRDefault="00EC6C02" w:rsidP="00EC6C02">
      <w:pPr>
        <w:widowControl/>
        <w:adjustRightInd w:val="0"/>
      </w:pPr>
      <w:r>
        <w:rPr>
          <w:rFonts w:ascii="LMRoman10-Regular" w:eastAsiaTheme="minorHAnsi" w:hAnsi="LMRoman10-Regular" w:cs="LMRoman10-Regular"/>
          <w:color w:val="000000"/>
          <w:sz w:val="20"/>
          <w:szCs w:val="20"/>
          <w:lang w:bidi="ar-SA"/>
        </w:rPr>
        <w:t xml:space="preserve">Smith, A. C., M-A. R. Hudson, V. I. Aponte, W. B. English, and C. M. Francis. 2023. </w:t>
      </w:r>
      <w:hyperlink r:id="rId1" w:history="1">
        <w:r w:rsidRPr="00EC6C02">
          <w:rPr>
            <w:rStyle w:val="Hyperlink"/>
            <w:rFonts w:ascii="LMRoman10-Regular" w:eastAsiaTheme="minorHAnsi" w:hAnsi="LMRoman10-Regular" w:cs="LMRoman10-Regular"/>
            <w:sz w:val="20"/>
            <w:szCs w:val="20"/>
            <w:lang w:bidi="ar-SA"/>
          </w:rPr>
          <w:t>North American Breeding Bird Survey - Canadian Trends Website, Data-version 2021</w:t>
        </w:r>
      </w:hyperlink>
      <w:r>
        <w:rPr>
          <w:rFonts w:ascii="LMRoman10-Regular" w:eastAsiaTheme="minorHAnsi" w:hAnsi="LMRoman10-Regular" w:cs="LMRoman10-Regular"/>
          <w:color w:val="000000"/>
          <w:sz w:val="20"/>
          <w:szCs w:val="20"/>
          <w:lang w:bidi="ar-SA"/>
        </w:rPr>
        <w:t>. Environment and Climate Change Canada, Gatineau, Canada.</w:t>
      </w:r>
    </w:p>
  </w:comment>
  <w:comment w:id="42" w:author="Zoe Southcott" w:date="2024-03-12T17:41:00Z" w:initials="ZS">
    <w:p w14:paraId="2B27C5D0" w14:textId="77777777" w:rsidR="008E3027" w:rsidRDefault="00DA3104">
      <w:pPr>
        <w:pStyle w:val="CommentText"/>
      </w:pPr>
      <w:r>
        <w:rPr>
          <w:rStyle w:val="CommentReference"/>
        </w:rPr>
        <w:annotationRef/>
      </w:r>
      <w:r>
        <w:t xml:space="preserve">I don’t think it’s </w:t>
      </w:r>
      <w:r w:rsidR="00BB2AB7">
        <w:t>necessary/</w:t>
      </w:r>
      <w:r>
        <w:t>appropriate to include your email address here</w:t>
      </w:r>
      <w:r w:rsidR="008E3027">
        <w:t>, especially since there is no other contact info on the sheet. You might end up getting grassland bird conservation questions!</w:t>
      </w:r>
    </w:p>
    <w:p w14:paraId="3849EFB8" w14:textId="77777777" w:rsidR="008E3027" w:rsidRDefault="008E3027">
      <w:pPr>
        <w:pStyle w:val="CommentText"/>
      </w:pPr>
    </w:p>
    <w:p w14:paraId="45488A41" w14:textId="2AB0BD39" w:rsidR="00DA3104" w:rsidRDefault="00DA3104">
      <w:pPr>
        <w:pStyle w:val="CommentText"/>
      </w:pPr>
      <w:bookmarkStart w:id="43" w:name="_GoBack"/>
      <w:bookmarkEnd w:id="43"/>
      <w:r>
        <w:t>Someone could easily Google you and find you if they want to</w:t>
      </w:r>
      <w:r w:rsidR="008E3027">
        <w:t xml:space="preserve"> inquire about design</w:t>
      </w:r>
      <w:r w:rsidR="00BB2AB7">
        <w:t xml:space="preserve"> :)</w:t>
      </w:r>
    </w:p>
  </w:comment>
  <w:comment w:id="57" w:author="Andrew Campomizzi" w:date="2024-03-12T14:19:00Z" w:initials="AC">
    <w:p w14:paraId="7AB6956B" w14:textId="77777777" w:rsidR="008252C2" w:rsidRDefault="008252C2">
      <w:pPr>
        <w:pStyle w:val="CommentText"/>
      </w:pPr>
      <w:r>
        <w:rPr>
          <w:rStyle w:val="CommentReference"/>
        </w:rPr>
        <w:annotationRef/>
      </w:r>
      <w:r>
        <w:t>And make “s” in Grasshopper sparrow lower case below.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260A6FA" w15:done="0"/>
  <w15:commentEx w15:paraId="426DEED1" w15:done="0"/>
  <w15:commentEx w15:paraId="45488A41" w15:done="0"/>
  <w15:commentEx w15:paraId="7AB6956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260A6FA" w16cid:durableId="299C006D"/>
  <w16cid:commentId w16cid:paraId="426DEED1" w16cid:durableId="299C0120"/>
  <w16cid:commentId w16cid:paraId="45488A41" w16cid:durableId="299B125D"/>
  <w16cid:commentId w16cid:paraId="7AB6956B" w16cid:durableId="299AE2F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MRoman12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F4753B"/>
    <w:multiLevelType w:val="hybridMultilevel"/>
    <w:tmpl w:val="76B21D4A"/>
    <w:lvl w:ilvl="0" w:tplc="E12C098E">
      <w:numFmt w:val="bullet"/>
      <w:lvlText w:val="•"/>
      <w:lvlJc w:val="left"/>
      <w:pPr>
        <w:ind w:left="6979" w:hanging="274"/>
      </w:pPr>
      <w:rPr>
        <w:rFonts w:ascii="Arial" w:eastAsia="Arial" w:hAnsi="Arial" w:cs="Arial" w:hint="default"/>
        <w:color w:val="010101"/>
        <w:w w:val="86"/>
        <w:sz w:val="22"/>
        <w:szCs w:val="22"/>
        <w:lang w:val="en-US" w:eastAsia="en-US" w:bidi="en-US"/>
      </w:rPr>
    </w:lvl>
    <w:lvl w:ilvl="1" w:tplc="10C0EDFA">
      <w:numFmt w:val="bullet"/>
      <w:lvlText w:val="•"/>
      <w:lvlJc w:val="left"/>
      <w:pPr>
        <w:ind w:left="7502" w:hanging="274"/>
      </w:pPr>
      <w:rPr>
        <w:rFonts w:hint="default"/>
        <w:lang w:val="en-US" w:eastAsia="en-US" w:bidi="en-US"/>
      </w:rPr>
    </w:lvl>
    <w:lvl w:ilvl="2" w:tplc="21FAD1C4">
      <w:numFmt w:val="bullet"/>
      <w:lvlText w:val="•"/>
      <w:lvlJc w:val="left"/>
      <w:pPr>
        <w:ind w:left="8024" w:hanging="274"/>
      </w:pPr>
      <w:rPr>
        <w:rFonts w:hint="default"/>
        <w:lang w:val="en-US" w:eastAsia="en-US" w:bidi="en-US"/>
      </w:rPr>
    </w:lvl>
    <w:lvl w:ilvl="3" w:tplc="FA4825B4">
      <w:numFmt w:val="bullet"/>
      <w:lvlText w:val="•"/>
      <w:lvlJc w:val="left"/>
      <w:pPr>
        <w:ind w:left="8546" w:hanging="274"/>
      </w:pPr>
      <w:rPr>
        <w:rFonts w:hint="default"/>
        <w:lang w:val="en-US" w:eastAsia="en-US" w:bidi="en-US"/>
      </w:rPr>
    </w:lvl>
    <w:lvl w:ilvl="4" w:tplc="ED403566">
      <w:numFmt w:val="bullet"/>
      <w:lvlText w:val="•"/>
      <w:lvlJc w:val="left"/>
      <w:pPr>
        <w:ind w:left="9068" w:hanging="274"/>
      </w:pPr>
      <w:rPr>
        <w:rFonts w:hint="default"/>
        <w:lang w:val="en-US" w:eastAsia="en-US" w:bidi="en-US"/>
      </w:rPr>
    </w:lvl>
    <w:lvl w:ilvl="5" w:tplc="078C0996">
      <w:numFmt w:val="bullet"/>
      <w:lvlText w:val="•"/>
      <w:lvlJc w:val="left"/>
      <w:pPr>
        <w:ind w:left="9590" w:hanging="274"/>
      </w:pPr>
      <w:rPr>
        <w:rFonts w:hint="default"/>
        <w:lang w:val="en-US" w:eastAsia="en-US" w:bidi="en-US"/>
      </w:rPr>
    </w:lvl>
    <w:lvl w:ilvl="6" w:tplc="0694D452">
      <w:numFmt w:val="bullet"/>
      <w:lvlText w:val="•"/>
      <w:lvlJc w:val="left"/>
      <w:pPr>
        <w:ind w:left="10112" w:hanging="274"/>
      </w:pPr>
      <w:rPr>
        <w:rFonts w:hint="default"/>
        <w:lang w:val="en-US" w:eastAsia="en-US" w:bidi="en-US"/>
      </w:rPr>
    </w:lvl>
    <w:lvl w:ilvl="7" w:tplc="D4C0679E">
      <w:numFmt w:val="bullet"/>
      <w:lvlText w:val="•"/>
      <w:lvlJc w:val="left"/>
      <w:pPr>
        <w:ind w:left="10634" w:hanging="274"/>
      </w:pPr>
      <w:rPr>
        <w:rFonts w:hint="default"/>
        <w:lang w:val="en-US" w:eastAsia="en-US" w:bidi="en-US"/>
      </w:rPr>
    </w:lvl>
    <w:lvl w:ilvl="8" w:tplc="B3869864">
      <w:numFmt w:val="bullet"/>
      <w:lvlText w:val="•"/>
      <w:lvlJc w:val="left"/>
      <w:pPr>
        <w:ind w:left="11156" w:hanging="274"/>
      </w:pPr>
      <w:rPr>
        <w:rFonts w:hint="default"/>
        <w:lang w:val="en-US" w:eastAsia="en-US" w:bidi="en-US"/>
      </w:rPr>
    </w:lvl>
  </w:abstractNum>
  <w:abstractNum w:abstractNumId="1" w15:restartNumberingAfterBreak="0">
    <w:nsid w:val="47A97084"/>
    <w:multiLevelType w:val="hybridMultilevel"/>
    <w:tmpl w:val="8AD48794"/>
    <w:lvl w:ilvl="0" w:tplc="E1D435D0">
      <w:numFmt w:val="bullet"/>
      <w:lvlText w:val="•"/>
      <w:lvlJc w:val="left"/>
      <w:pPr>
        <w:ind w:left="706" w:hanging="279"/>
      </w:pPr>
      <w:rPr>
        <w:rFonts w:ascii="Arial" w:eastAsia="Arial" w:hAnsi="Arial" w:cs="Arial" w:hint="default"/>
        <w:color w:val="010101"/>
        <w:w w:val="108"/>
        <w:sz w:val="22"/>
        <w:szCs w:val="22"/>
        <w:lang w:val="en-US" w:eastAsia="en-US" w:bidi="en-US"/>
      </w:rPr>
    </w:lvl>
    <w:lvl w:ilvl="1" w:tplc="FA0C4FE0">
      <w:numFmt w:val="bullet"/>
      <w:lvlText w:val="•"/>
      <w:lvlJc w:val="left"/>
      <w:pPr>
        <w:ind w:left="4370" w:hanging="592"/>
      </w:pPr>
      <w:rPr>
        <w:rFonts w:ascii="Arial" w:eastAsia="Arial" w:hAnsi="Arial" w:cs="Arial" w:hint="default"/>
        <w:color w:val="07679A"/>
        <w:w w:val="95"/>
        <w:position w:val="-7"/>
        <w:sz w:val="54"/>
        <w:szCs w:val="54"/>
        <w:lang w:val="en-US" w:eastAsia="en-US" w:bidi="en-US"/>
      </w:rPr>
    </w:lvl>
    <w:lvl w:ilvl="2" w:tplc="A6E4E3F4">
      <w:numFmt w:val="bullet"/>
      <w:lvlText w:val="•"/>
      <w:lvlJc w:val="left"/>
      <w:pPr>
        <w:ind w:left="5248" w:hanging="592"/>
      </w:pPr>
      <w:rPr>
        <w:rFonts w:hint="default"/>
        <w:lang w:val="en-US" w:eastAsia="en-US" w:bidi="en-US"/>
      </w:rPr>
    </w:lvl>
    <w:lvl w:ilvl="3" w:tplc="BB4AB572">
      <w:numFmt w:val="bullet"/>
      <w:lvlText w:val="•"/>
      <w:lvlJc w:val="left"/>
      <w:pPr>
        <w:ind w:left="6117" w:hanging="592"/>
      </w:pPr>
      <w:rPr>
        <w:rFonts w:hint="default"/>
        <w:lang w:val="en-US" w:eastAsia="en-US" w:bidi="en-US"/>
      </w:rPr>
    </w:lvl>
    <w:lvl w:ilvl="4" w:tplc="76D8B946">
      <w:numFmt w:val="bullet"/>
      <w:lvlText w:val="•"/>
      <w:lvlJc w:val="left"/>
      <w:pPr>
        <w:ind w:left="6986" w:hanging="592"/>
      </w:pPr>
      <w:rPr>
        <w:rFonts w:hint="default"/>
        <w:lang w:val="en-US" w:eastAsia="en-US" w:bidi="en-US"/>
      </w:rPr>
    </w:lvl>
    <w:lvl w:ilvl="5" w:tplc="635AFD96">
      <w:numFmt w:val="bullet"/>
      <w:lvlText w:val="•"/>
      <w:lvlJc w:val="left"/>
      <w:pPr>
        <w:ind w:left="7855" w:hanging="592"/>
      </w:pPr>
      <w:rPr>
        <w:rFonts w:hint="default"/>
        <w:lang w:val="en-US" w:eastAsia="en-US" w:bidi="en-US"/>
      </w:rPr>
    </w:lvl>
    <w:lvl w:ilvl="6" w:tplc="0B2C1A6C">
      <w:numFmt w:val="bullet"/>
      <w:lvlText w:val="•"/>
      <w:lvlJc w:val="left"/>
      <w:pPr>
        <w:ind w:left="8724" w:hanging="592"/>
      </w:pPr>
      <w:rPr>
        <w:rFonts w:hint="default"/>
        <w:lang w:val="en-US" w:eastAsia="en-US" w:bidi="en-US"/>
      </w:rPr>
    </w:lvl>
    <w:lvl w:ilvl="7" w:tplc="E8D609F0">
      <w:numFmt w:val="bullet"/>
      <w:lvlText w:val="•"/>
      <w:lvlJc w:val="left"/>
      <w:pPr>
        <w:ind w:left="9593" w:hanging="592"/>
      </w:pPr>
      <w:rPr>
        <w:rFonts w:hint="default"/>
        <w:lang w:val="en-US" w:eastAsia="en-US" w:bidi="en-US"/>
      </w:rPr>
    </w:lvl>
    <w:lvl w:ilvl="8" w:tplc="865E4B4E">
      <w:numFmt w:val="bullet"/>
      <w:lvlText w:val="•"/>
      <w:lvlJc w:val="left"/>
      <w:pPr>
        <w:ind w:left="10462" w:hanging="592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Zoe Southcott">
    <w15:presenceInfo w15:providerId="Windows Live" w15:userId="98bcab046a756667"/>
  </w15:person>
  <w15:person w15:author="Andrew Campomizzi">
    <w15:presenceInfo w15:providerId="Windows Live" w15:userId="eda61a4672c0c1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trackRevision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783"/>
    <w:rsid w:val="000166A2"/>
    <w:rsid w:val="001568C7"/>
    <w:rsid w:val="002231FE"/>
    <w:rsid w:val="00230044"/>
    <w:rsid w:val="00243393"/>
    <w:rsid w:val="00334032"/>
    <w:rsid w:val="003823A8"/>
    <w:rsid w:val="00426096"/>
    <w:rsid w:val="0056475E"/>
    <w:rsid w:val="0056782D"/>
    <w:rsid w:val="00636EB5"/>
    <w:rsid w:val="00780399"/>
    <w:rsid w:val="00792476"/>
    <w:rsid w:val="007C3AC4"/>
    <w:rsid w:val="008252C2"/>
    <w:rsid w:val="008309AF"/>
    <w:rsid w:val="008E3027"/>
    <w:rsid w:val="0090350B"/>
    <w:rsid w:val="0091094E"/>
    <w:rsid w:val="009154D3"/>
    <w:rsid w:val="00A27EE7"/>
    <w:rsid w:val="00A42783"/>
    <w:rsid w:val="00A904B0"/>
    <w:rsid w:val="00BB2236"/>
    <w:rsid w:val="00BB2AB7"/>
    <w:rsid w:val="00C01487"/>
    <w:rsid w:val="00DA3104"/>
    <w:rsid w:val="00E53648"/>
    <w:rsid w:val="00E80B51"/>
    <w:rsid w:val="00EC6C02"/>
    <w:rsid w:val="00F661E0"/>
    <w:rsid w:val="00F97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A7560"/>
  <w15:docId w15:val="{4EC98D43-049B-4F28-A836-7D7B538A8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9"/>
    <w:qFormat/>
    <w:pPr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418"/>
      <w:outlineLvl w:val="1"/>
    </w:pPr>
    <w:rPr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spacing w:before="91"/>
      <w:ind w:left="449"/>
      <w:outlineLvl w:val="2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6973" w:hanging="27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252C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2C2"/>
    <w:rPr>
      <w:rFonts w:ascii="Segoe UI" w:eastAsia="Arial" w:hAnsi="Segoe UI" w:cs="Segoe UI"/>
      <w:sz w:val="18"/>
      <w:szCs w:val="18"/>
      <w:lang w:bidi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252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52C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52C2"/>
    <w:rPr>
      <w:rFonts w:ascii="Arial" w:eastAsia="Arial" w:hAnsi="Arial" w:cs="Arial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52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52C2"/>
    <w:rPr>
      <w:rFonts w:ascii="Arial" w:eastAsia="Arial" w:hAnsi="Arial" w:cs="Arial"/>
      <w:b/>
      <w:bCs/>
      <w:sz w:val="20"/>
      <w:szCs w:val="20"/>
      <w:lang w:bidi="en-US"/>
    </w:rPr>
  </w:style>
  <w:style w:type="character" w:styleId="Hyperlink">
    <w:name w:val="Hyperlink"/>
    <w:basedOn w:val="DefaultParagraphFont"/>
    <w:uiPriority w:val="99"/>
    <w:unhideWhenUsed/>
    <w:rsid w:val="00EC6C0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6C0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3403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wildlife-species.canada.ca/breeding-bird-survey-results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microsoft.com/office/2016/09/relationships/commentsIds" Target="commentsId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jpeg"/><Relationship Id="rId24" Type="http://schemas.microsoft.com/office/2011/relationships/people" Target="people.xml"/><Relationship Id="rId5" Type="http://schemas.openxmlformats.org/officeDocument/2006/relationships/comments" Target="comment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1400</TotalTime>
  <Pages>4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Grassland Bird In Ontario</vt:lpstr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Grassland Bird In Ontario</dc:title>
  <dc:creator>Sunny Tseng</dc:creator>
  <cp:keywords>DAF-l6DE0Uc,BAErLpaR-gQ</cp:keywords>
  <cp:lastModifiedBy>Zoe Southcott</cp:lastModifiedBy>
  <cp:revision>20</cp:revision>
  <dcterms:created xsi:type="dcterms:W3CDTF">2024-03-12T21:31:00Z</dcterms:created>
  <dcterms:modified xsi:type="dcterms:W3CDTF">2024-03-14T19:15:00Z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2024-03-11T00:00:00Z</vt:filetime>
  </property>
  <property fmtid="{D5CDD505-2E9C-101B-9397-08002B2CF9AE}" pid="3" name="Creator">
    <vt:lpwstr>Canva</vt:lpwstr>
  </property>
  <property fmtid="{D5CDD505-2E9C-101B-9397-08002B2CF9AE}" pid="4" name="LastSaved">
    <vt:filetime>2024-03-11T00:00:00Z</vt:filetime>
  </property>
</Properties>
</file>