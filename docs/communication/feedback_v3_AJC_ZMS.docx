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07458" w14:textId="77777777" w:rsidR="00BF0387" w:rsidRDefault="00BB65A5">
      <w:pPr>
        <w:pStyle w:val="Heading1"/>
        <w:spacing w:before="51"/>
        <w:ind w:left="140"/>
      </w:pPr>
      <w:proofErr w:type="spellStart"/>
      <w:r>
        <w:rPr>
          <w:color w:val="5D5D5E"/>
        </w:rPr>
        <w:t>i</w:t>
      </w:r>
      <w:proofErr w:type="spellEnd"/>
    </w:p>
    <w:p w14:paraId="47AC4017" w14:textId="77777777" w:rsidR="00BF0387" w:rsidRDefault="00BB65A5">
      <w:pPr>
        <w:tabs>
          <w:tab w:val="left" w:pos="4571"/>
          <w:tab w:val="left" w:pos="7536"/>
        </w:tabs>
        <w:spacing w:before="121"/>
        <w:ind w:left="552"/>
        <w:rPr>
          <w:b/>
          <w:sz w:val="60"/>
        </w:rPr>
      </w:pPr>
      <w:r>
        <w:rPr>
          <w:b/>
          <w:color w:val="010101"/>
          <w:w w:val="125"/>
          <w:sz w:val="60"/>
        </w:rPr>
        <w:t>Grassland</w:t>
      </w:r>
      <w:r>
        <w:rPr>
          <w:b/>
          <w:color w:val="010101"/>
          <w:w w:val="125"/>
          <w:sz w:val="60"/>
        </w:rPr>
        <w:tab/>
        <w:t>Birds</w:t>
      </w:r>
      <w:r>
        <w:rPr>
          <w:b/>
          <w:color w:val="010101"/>
          <w:spacing w:val="-25"/>
          <w:w w:val="125"/>
          <w:sz w:val="60"/>
        </w:rPr>
        <w:t xml:space="preserve"> </w:t>
      </w:r>
      <w:r>
        <w:rPr>
          <w:b/>
          <w:color w:val="010101"/>
          <w:w w:val="125"/>
          <w:sz w:val="60"/>
        </w:rPr>
        <w:t>in</w:t>
      </w:r>
      <w:r>
        <w:rPr>
          <w:b/>
          <w:color w:val="010101"/>
          <w:w w:val="125"/>
          <w:sz w:val="60"/>
        </w:rPr>
        <w:tab/>
        <w:t>Ontario</w:t>
      </w:r>
    </w:p>
    <w:p w14:paraId="36239064" w14:textId="77777777" w:rsidR="00BF0387" w:rsidRDefault="00BB65A5">
      <w:pPr>
        <w:pStyle w:val="Heading3"/>
        <w:tabs>
          <w:tab w:val="left" w:pos="2692"/>
          <w:tab w:val="left" w:pos="5032"/>
        </w:tabs>
        <w:spacing w:before="125"/>
        <w:ind w:left="603"/>
      </w:pPr>
      <w:r>
        <w:rPr>
          <w:color w:val="010101"/>
          <w:w w:val="130"/>
        </w:rPr>
        <w:t>Balancing</w:t>
      </w:r>
      <w:r>
        <w:rPr>
          <w:color w:val="010101"/>
          <w:w w:val="130"/>
        </w:rPr>
        <w:tab/>
        <w:t>Agriculture</w:t>
      </w:r>
      <w:r>
        <w:rPr>
          <w:color w:val="010101"/>
          <w:w w:val="130"/>
        </w:rPr>
        <w:tab/>
        <w:t>and</w:t>
      </w:r>
      <w:r>
        <w:rPr>
          <w:color w:val="010101"/>
          <w:spacing w:val="59"/>
          <w:w w:val="130"/>
        </w:rPr>
        <w:t xml:space="preserve"> </w:t>
      </w:r>
      <w:r>
        <w:rPr>
          <w:color w:val="010101"/>
          <w:w w:val="130"/>
        </w:rPr>
        <w:t>Conservation</w:t>
      </w:r>
    </w:p>
    <w:p w14:paraId="0D672499" w14:textId="77777777" w:rsidR="00BF0387" w:rsidRDefault="00BF0387">
      <w:pPr>
        <w:pStyle w:val="BodyText"/>
        <w:spacing w:before="3"/>
        <w:rPr>
          <w:b/>
          <w:sz w:val="42"/>
        </w:rPr>
      </w:pPr>
    </w:p>
    <w:p w14:paraId="48F3B402" w14:textId="77777777" w:rsidR="00BF0387" w:rsidRDefault="00BB65A5">
      <w:pPr>
        <w:ind w:left="552"/>
        <w:rPr>
          <w:b/>
          <w:sz w:val="30"/>
        </w:rPr>
      </w:pPr>
      <w:r>
        <w:rPr>
          <w:b/>
          <w:color w:val="959595"/>
          <w:sz w:val="30"/>
        </w:rPr>
        <w:t>About grassland birds:</w:t>
      </w:r>
    </w:p>
    <w:p w14:paraId="484D93EE" w14:textId="77777777" w:rsidR="00BF0387" w:rsidRDefault="00BB65A5">
      <w:pPr>
        <w:pStyle w:val="Heading5"/>
        <w:spacing w:before="110" w:line="295" w:lineRule="auto"/>
        <w:ind w:left="553" w:right="4043" w:hanging="2"/>
      </w:pPr>
      <w:r>
        <w:rPr>
          <w:noProof/>
        </w:rPr>
        <w:drawing>
          <wp:anchor distT="0" distB="0" distL="0" distR="0" simplePos="0" relativeHeight="251652608" behindDoc="1" locked="0" layoutInCell="1" allowOverlap="1" wp14:anchorId="5227CDAA" wp14:editId="5C09D19E">
            <wp:simplePos x="0" y="0"/>
            <wp:positionH relativeFrom="page">
              <wp:posOffset>3297003</wp:posOffset>
            </wp:positionH>
            <wp:positionV relativeFrom="paragraph">
              <wp:posOffset>60657</wp:posOffset>
            </wp:positionV>
            <wp:extent cx="4469272" cy="5090226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272" cy="5090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w w:val="120"/>
        </w:rPr>
        <w:t>Bird species that nest exclusively in grassland are an important part of Ontario's biodiversity. These migratory species</w:t>
      </w:r>
    </w:p>
    <w:p w14:paraId="6330FE2E" w14:textId="77777777" w:rsidR="00BF0387" w:rsidRDefault="00BB65A5">
      <w:pPr>
        <w:spacing w:before="6" w:line="297" w:lineRule="auto"/>
        <w:ind w:left="547" w:right="5391" w:firstLine="5"/>
        <w:rPr>
          <w:sz w:val="21"/>
        </w:rPr>
      </w:pPr>
      <w:r>
        <w:rPr>
          <w:color w:val="010101"/>
          <w:w w:val="120"/>
          <w:sz w:val="21"/>
        </w:rPr>
        <w:t>nest in Canada and the USA, and winter in the south</w:t>
      </w:r>
      <w:r>
        <w:rPr>
          <w:color w:val="010101"/>
          <w:w w:val="120"/>
          <w:sz w:val="21"/>
        </w:rPr>
        <w:t>. The majority of grassland bird nesting habitat in Ontario occurs in grass-dominated hayfields</w:t>
      </w:r>
    </w:p>
    <w:p w14:paraId="69941A0D" w14:textId="77777777" w:rsidR="00BF0387" w:rsidRDefault="00BB65A5">
      <w:pPr>
        <w:spacing w:before="1"/>
        <w:ind w:left="550"/>
        <w:rPr>
          <w:sz w:val="21"/>
        </w:rPr>
      </w:pPr>
      <w:r>
        <w:rPr>
          <w:color w:val="010101"/>
          <w:w w:val="120"/>
          <w:sz w:val="21"/>
        </w:rPr>
        <w:t>and pastures on farms.</w:t>
      </w:r>
    </w:p>
    <w:p w14:paraId="71B861C6" w14:textId="77777777" w:rsidR="00BF0387" w:rsidRDefault="00BF0387">
      <w:pPr>
        <w:pStyle w:val="BodyText"/>
      </w:pPr>
    </w:p>
    <w:p w14:paraId="498BEF33" w14:textId="77777777" w:rsidR="00BF0387" w:rsidRDefault="00BB65A5">
      <w:pPr>
        <w:pStyle w:val="BodyText"/>
        <w:rPr>
          <w:sz w:val="17"/>
        </w:rPr>
      </w:pPr>
      <w:r>
        <w:pict w14:anchorId="7FBB7296">
          <v:shape id="_x0000_s1038" style="position:absolute;margin-left:182.7pt;margin-top:12pt;width:31.75pt;height:.1pt;z-index:-251655680;mso-wrap-distance-left:0;mso-wrap-distance-right:0;mso-position-horizontal-relative:page" coordorigin="3654,240" coordsize="635,0" path="m3654,240r634,e" filled="f" strokeweight=".16953mm">
            <v:path arrowok="t"/>
            <w10:wrap type="topAndBottom" anchorx="page"/>
          </v:shape>
        </w:pict>
      </w:r>
    </w:p>
    <w:p w14:paraId="1864648D" w14:textId="77777777" w:rsidR="00BF0387" w:rsidRDefault="00BF0387">
      <w:pPr>
        <w:pStyle w:val="BodyText"/>
        <w:spacing w:before="10"/>
        <w:rPr>
          <w:sz w:val="11"/>
        </w:rPr>
      </w:pPr>
    </w:p>
    <w:p w14:paraId="5E7233B6" w14:textId="77777777" w:rsidR="00BF0387" w:rsidRDefault="00BB65A5">
      <w:pPr>
        <w:tabs>
          <w:tab w:val="left" w:pos="3192"/>
        </w:tabs>
        <w:spacing w:before="75"/>
        <w:ind w:left="639"/>
        <w:rPr>
          <w:rFonts w:ascii="Times New Roman"/>
          <w:b/>
          <w:i/>
          <w:sz w:val="73"/>
        </w:rPr>
      </w:pPr>
      <w:r>
        <w:rPr>
          <w:noProof/>
        </w:rPr>
        <w:drawing>
          <wp:anchor distT="0" distB="0" distL="0" distR="0" simplePos="0" relativeHeight="251651584" behindDoc="1" locked="0" layoutInCell="1" allowOverlap="1" wp14:anchorId="5527DCAD" wp14:editId="7549C02C">
            <wp:simplePos x="0" y="0"/>
            <wp:positionH relativeFrom="page">
              <wp:posOffset>561711</wp:posOffset>
            </wp:positionH>
            <wp:positionV relativeFrom="paragraph">
              <wp:posOffset>151056</wp:posOffset>
            </wp:positionV>
            <wp:extent cx="915834" cy="1464812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834" cy="146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64648"/>
          <w:w w:val="125"/>
          <w:sz w:val="71"/>
        </w:rPr>
        <w:t>8</w:t>
      </w:r>
      <w:r>
        <w:rPr>
          <w:b/>
          <w:color w:val="464648"/>
          <w:w w:val="125"/>
          <w:sz w:val="71"/>
        </w:rPr>
        <w:tab/>
      </w:r>
      <w:r>
        <w:rPr>
          <w:rFonts w:ascii="Times New Roman"/>
          <w:b/>
          <w:i/>
          <w:color w:val="464648"/>
          <w:w w:val="125"/>
          <w:position w:val="1"/>
          <w:sz w:val="73"/>
        </w:rPr>
        <w:t>79%</w:t>
      </w:r>
    </w:p>
    <w:p w14:paraId="5E36B9B0" w14:textId="77777777" w:rsidR="00BF0387" w:rsidRDefault="00BB65A5">
      <w:pPr>
        <w:pStyle w:val="BodyText"/>
        <w:spacing w:before="5"/>
        <w:rPr>
          <w:rFonts w:ascii="Times New Roman"/>
          <w:b/>
          <w:i/>
          <w:sz w:val="9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295E4455" wp14:editId="20703D88">
            <wp:simplePos x="0" y="0"/>
            <wp:positionH relativeFrom="page">
              <wp:posOffset>2173579</wp:posOffset>
            </wp:positionH>
            <wp:positionV relativeFrom="paragraph">
              <wp:posOffset>93740</wp:posOffset>
            </wp:positionV>
            <wp:extent cx="914725" cy="85343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725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7E7657" w14:textId="77777777" w:rsidR="00BF0387" w:rsidRDefault="00BF0387">
      <w:pPr>
        <w:rPr>
          <w:rFonts w:ascii="Times New Roman"/>
          <w:sz w:val="9"/>
        </w:rPr>
        <w:sectPr w:rsidR="00BF0387">
          <w:type w:val="continuous"/>
          <w:pgSz w:w="12240" w:h="15840"/>
          <w:pgMar w:top="0" w:right="200" w:bottom="0" w:left="0" w:header="720" w:footer="720" w:gutter="0"/>
          <w:cols w:space="720"/>
        </w:sectPr>
      </w:pPr>
    </w:p>
    <w:p w14:paraId="328EECE7" w14:textId="77777777" w:rsidR="00BF0387" w:rsidRDefault="00BB65A5">
      <w:pPr>
        <w:spacing w:before="98"/>
        <w:ind w:left="387" w:right="37"/>
        <w:jc w:val="center"/>
        <w:rPr>
          <w:rFonts w:ascii="Times New Roman"/>
          <w:sz w:val="21"/>
        </w:rPr>
      </w:pPr>
      <w:r>
        <w:rPr>
          <w:rFonts w:ascii="Times New Roman"/>
          <w:color w:val="691305"/>
          <w:w w:val="110"/>
          <w:sz w:val="21"/>
          <w:u w:val="thick" w:color="691305"/>
        </w:rPr>
        <w:t>Eastern meadowlark</w:t>
      </w:r>
    </w:p>
    <w:p w14:paraId="30233927" w14:textId="77777777" w:rsidR="00BF0387" w:rsidRDefault="00BB65A5">
      <w:pPr>
        <w:spacing w:before="83"/>
        <w:ind w:left="433" w:right="37"/>
        <w:jc w:val="center"/>
        <w:rPr>
          <w:rFonts w:ascii="Times New Roman"/>
          <w:sz w:val="21"/>
        </w:rPr>
      </w:pPr>
      <w:proofErr w:type="spellStart"/>
      <w:r>
        <w:rPr>
          <w:color w:val="E69577"/>
          <w:w w:val="120"/>
          <w:sz w:val="36"/>
          <w:u w:val="thick" w:color="E69577"/>
        </w:rPr>
        <w:t>l</w:t>
      </w:r>
      <w:r>
        <w:rPr>
          <w:color w:val="E69577"/>
          <w:w w:val="120"/>
          <w:sz w:val="36"/>
        </w:rPr>
        <w:t>l</w:t>
      </w:r>
      <w:proofErr w:type="spellEnd"/>
      <w:r>
        <w:rPr>
          <w:color w:val="E69577"/>
          <w:w w:val="120"/>
          <w:sz w:val="36"/>
        </w:rPr>
        <w:t xml:space="preserve"> </w:t>
      </w:r>
      <w:r>
        <w:rPr>
          <w:rFonts w:ascii="Times New Roman"/>
          <w:color w:val="E69577"/>
          <w:w w:val="120"/>
          <w:sz w:val="21"/>
          <w:u w:val="thick" w:color="E69577"/>
        </w:rPr>
        <w:t>'</w:t>
      </w:r>
      <w:proofErr w:type="spellStart"/>
      <w:r>
        <w:rPr>
          <w:rFonts w:ascii="Times New Roman"/>
          <w:color w:val="E69577"/>
          <w:w w:val="120"/>
          <w:sz w:val="21"/>
          <w:u w:val="thick" w:color="E69577"/>
        </w:rPr>
        <w:t>l'ea</w:t>
      </w:r>
      <w:proofErr w:type="spellEnd"/>
      <w:r>
        <w:rPr>
          <w:rFonts w:ascii="Times New Roman"/>
          <w:color w:val="E69577"/>
          <w:w w:val="120"/>
          <w:sz w:val="21"/>
          <w:u w:val="thick" w:color="E69577"/>
        </w:rPr>
        <w:t xml:space="preserve"> _</w:t>
      </w:r>
      <w:proofErr w:type="spellStart"/>
      <w:r>
        <w:rPr>
          <w:rFonts w:ascii="Times New Roman"/>
          <w:color w:val="E69577"/>
          <w:w w:val="120"/>
          <w:sz w:val="21"/>
          <w:u w:val="thick" w:color="E69577"/>
        </w:rPr>
        <w:t>nedj</w:t>
      </w:r>
      <w:proofErr w:type="spellEnd"/>
    </w:p>
    <w:p w14:paraId="525461D6" w14:textId="77777777" w:rsidR="00BF0387" w:rsidRDefault="00BB65A5">
      <w:pPr>
        <w:spacing w:before="98"/>
        <w:ind w:left="370" w:right="20"/>
        <w:jc w:val="center"/>
        <w:rPr>
          <w:rFonts w:ascii="Times New Roman"/>
          <w:sz w:val="21"/>
        </w:rPr>
      </w:pPr>
      <w:r>
        <w:br w:type="column"/>
      </w:r>
      <w:r>
        <w:rPr>
          <w:rFonts w:ascii="Times New Roman"/>
          <w:color w:val="691305"/>
          <w:w w:val="115"/>
          <w:sz w:val="21"/>
        </w:rPr>
        <w:t>Grasshopper sparrow</w:t>
      </w:r>
    </w:p>
    <w:p w14:paraId="0A3A3253" w14:textId="77777777" w:rsidR="00BF0387" w:rsidRDefault="00BF0387">
      <w:pPr>
        <w:pStyle w:val="BodyText"/>
        <w:spacing w:before="6"/>
        <w:rPr>
          <w:rFonts w:ascii="Times New Roman"/>
          <w:sz w:val="4"/>
        </w:rPr>
      </w:pPr>
    </w:p>
    <w:p w14:paraId="75A95CFC" w14:textId="77777777" w:rsidR="00BF0387" w:rsidRDefault="00BB65A5">
      <w:pPr>
        <w:pStyle w:val="BodyText"/>
        <w:spacing w:line="26" w:lineRule="exact"/>
        <w:ind w:left="1494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3C084296">
          <v:group id="_x0000_s1036" style="width:44.25pt;height:1.25pt;mso-position-horizontal-relative:char;mso-position-vertical-relative:line" coordsize="885,25">
            <v:line id="_x0000_s1037" style="position:absolute" from="0,12" to="885,12" strokeweight=".42383mm"/>
            <w10:anchorlock/>
          </v:group>
        </w:pict>
      </w:r>
    </w:p>
    <w:p w14:paraId="7D6130A5" w14:textId="77777777" w:rsidR="00BF0387" w:rsidRDefault="00BB65A5">
      <w:pPr>
        <w:spacing w:before="75"/>
        <w:ind w:left="366" w:right="20"/>
        <w:jc w:val="center"/>
        <w:rPr>
          <w:rFonts w:ascii="Times New Roman"/>
          <w:sz w:val="21"/>
        </w:rPr>
      </w:pPr>
      <w:r>
        <w:rPr>
          <w:rFonts w:ascii="Times New Roman"/>
          <w:color w:val="E69577"/>
          <w:w w:val="110"/>
          <w:sz w:val="15"/>
        </w:rPr>
        <w:t xml:space="preserve">.:&gt;p 1_;1u </w:t>
      </w:r>
      <w:r>
        <w:rPr>
          <w:rFonts w:ascii="Times New Roman"/>
          <w:color w:val="E69577"/>
          <w:w w:val="110"/>
          <w:sz w:val="21"/>
        </w:rPr>
        <w:t>concern</w:t>
      </w:r>
    </w:p>
    <w:p w14:paraId="149428F3" w14:textId="77777777" w:rsidR="00BF0387" w:rsidRDefault="00BF0387">
      <w:pPr>
        <w:pStyle w:val="BodyText"/>
        <w:spacing w:before="3"/>
        <w:rPr>
          <w:rFonts w:ascii="Times New Roman"/>
          <w:sz w:val="6"/>
        </w:rPr>
      </w:pPr>
    </w:p>
    <w:p w14:paraId="12F3A143" w14:textId="77777777" w:rsidR="00BF0387" w:rsidRDefault="00BB65A5">
      <w:pPr>
        <w:pStyle w:val="BodyText"/>
        <w:spacing w:line="44" w:lineRule="exact"/>
        <w:ind w:left="485"/>
        <w:rPr>
          <w:rFonts w:ascii="Times New Roman"/>
          <w:sz w:val="4"/>
        </w:rPr>
      </w:pPr>
      <w:r>
        <w:rPr>
          <w:rFonts w:ascii="Times New Roman"/>
          <w:sz w:val="4"/>
        </w:rPr>
      </w:r>
      <w:r>
        <w:rPr>
          <w:rFonts w:ascii="Times New Roman"/>
          <w:sz w:val="4"/>
        </w:rPr>
        <w:pict w14:anchorId="2E7D45FA">
          <v:group id="_x0000_s1034" style="width:94.25pt;height:2.2pt;mso-position-horizontal-relative:char;mso-position-vertical-relative:line" coordsize="1885,44">
            <v:line id="_x0000_s1035" style="position:absolute" from="0,22" to="1885,22" strokeweight=".76292mm"/>
            <w10:anchorlock/>
          </v:group>
        </w:pict>
      </w:r>
    </w:p>
    <w:p w14:paraId="277E368C" w14:textId="77777777" w:rsidR="00BF0387" w:rsidRDefault="00BB65A5">
      <w:pPr>
        <w:spacing w:before="88"/>
        <w:ind w:left="474"/>
      </w:pPr>
      <w:r>
        <w:br w:type="column"/>
      </w:r>
      <w:r>
        <w:rPr>
          <w:rFonts w:ascii="Times New Roman"/>
          <w:color w:val="691305"/>
          <w:sz w:val="21"/>
          <w:u w:val="thick" w:color="691305"/>
        </w:rPr>
        <w:t>Bobolink</w:t>
      </w:r>
      <w:r>
        <w:rPr>
          <w:rFonts w:ascii="Times New Roman"/>
          <w:color w:val="691305"/>
          <w:spacing w:val="16"/>
          <w:sz w:val="21"/>
        </w:rPr>
        <w:t xml:space="preserve"> </w:t>
      </w:r>
      <w:r>
        <w:rPr>
          <w:color w:val="691305"/>
        </w:rPr>
        <w:t>(d")</w:t>
      </w:r>
    </w:p>
    <w:p w14:paraId="2FFF5CF8" w14:textId="77777777" w:rsidR="00BF0387" w:rsidRDefault="00BB65A5">
      <w:pPr>
        <w:spacing w:before="214"/>
        <w:ind w:left="390"/>
        <w:rPr>
          <w:rFonts w:ascii="Times New Roman" w:hAnsi="Times New Roman"/>
          <w:sz w:val="21"/>
        </w:rPr>
      </w:pPr>
      <w:proofErr w:type="spellStart"/>
      <w:r>
        <w:rPr>
          <w:rFonts w:ascii="Times New Roman" w:hAnsi="Times New Roman"/>
          <w:color w:val="E69577"/>
          <w:w w:val="150"/>
          <w:sz w:val="21"/>
          <w:u w:val="thick" w:color="E69577"/>
        </w:rPr>
        <w:t>r'l'E•</w:t>
      </w:r>
      <w:proofErr w:type="gramStart"/>
      <w:r>
        <w:rPr>
          <w:rFonts w:ascii="Times New Roman" w:hAnsi="Times New Roman"/>
          <w:color w:val="E69577"/>
          <w:w w:val="150"/>
          <w:sz w:val="21"/>
          <w:u w:val="thick" w:color="E69577"/>
        </w:rPr>
        <w:t>a</w:t>
      </w:r>
      <w:proofErr w:type="spellEnd"/>
      <w:proofErr w:type="gramEnd"/>
      <w:r>
        <w:rPr>
          <w:rFonts w:ascii="Times New Roman" w:hAnsi="Times New Roman"/>
          <w:color w:val="E69577"/>
          <w:spacing w:val="-21"/>
          <w:w w:val="150"/>
          <w:sz w:val="21"/>
        </w:rPr>
        <w:t xml:space="preserve"> </w:t>
      </w:r>
      <w:proofErr w:type="spellStart"/>
      <w:r>
        <w:rPr>
          <w:rFonts w:ascii="Times New Roman" w:hAnsi="Times New Roman"/>
          <w:color w:val="E69577"/>
          <w:w w:val="150"/>
          <w:sz w:val="21"/>
          <w:u w:val="thick" w:color="E69577"/>
        </w:rPr>
        <w:t>en:J</w:t>
      </w:r>
      <w:proofErr w:type="spellEnd"/>
    </w:p>
    <w:p w14:paraId="729E7433" w14:textId="77777777" w:rsidR="00BF0387" w:rsidRDefault="00BF0387">
      <w:pPr>
        <w:rPr>
          <w:rFonts w:ascii="Times New Roman" w:hAnsi="Times New Roman"/>
          <w:sz w:val="21"/>
        </w:rPr>
        <w:sectPr w:rsidR="00BF0387">
          <w:type w:val="continuous"/>
          <w:pgSz w:w="12240" w:h="15840"/>
          <w:pgMar w:top="0" w:right="200" w:bottom="0" w:left="0" w:header="720" w:footer="720" w:gutter="0"/>
          <w:cols w:num="3" w:space="720" w:equalWidth="0">
            <w:col w:w="2358" w:space="192"/>
            <w:col w:w="2489" w:space="589"/>
            <w:col w:w="6412"/>
          </w:cols>
        </w:sectPr>
      </w:pPr>
    </w:p>
    <w:p w14:paraId="43DCCE20" w14:textId="77777777" w:rsidR="00BF0387" w:rsidRDefault="00BF0387">
      <w:pPr>
        <w:pStyle w:val="BodyText"/>
        <w:spacing w:before="7"/>
        <w:rPr>
          <w:rFonts w:ascii="Times New Roman"/>
          <w:sz w:val="14"/>
        </w:rPr>
      </w:pPr>
    </w:p>
    <w:p w14:paraId="08DC765F" w14:textId="77777777" w:rsidR="00BF0387" w:rsidRDefault="00BB65A5">
      <w:pPr>
        <w:spacing w:before="93" w:line="297" w:lineRule="auto"/>
        <w:ind w:left="547" w:right="5105"/>
        <w:rPr>
          <w:sz w:val="21"/>
        </w:rPr>
      </w:pPr>
      <w:r>
        <w:rPr>
          <w:color w:val="010101"/>
          <w:w w:val="120"/>
          <w:sz w:val="21"/>
        </w:rPr>
        <w:t xml:space="preserve">Over the past 50 years, the number of grassland birds across North America has decreased by 53%. </w:t>
      </w:r>
      <w:proofErr w:type="spellStart"/>
      <w:r>
        <w:rPr>
          <w:color w:val="010101"/>
          <w:spacing w:val="4"/>
          <w:w w:val="120"/>
          <w:sz w:val="21"/>
        </w:rPr>
        <w:t>AlI</w:t>
      </w:r>
      <w:proofErr w:type="spellEnd"/>
      <w:r>
        <w:rPr>
          <w:color w:val="010101"/>
          <w:spacing w:val="4"/>
          <w:w w:val="120"/>
          <w:sz w:val="21"/>
        </w:rPr>
        <w:t xml:space="preserve"> </w:t>
      </w:r>
      <w:r>
        <w:rPr>
          <w:color w:val="010101"/>
          <w:w w:val="120"/>
          <w:sz w:val="21"/>
        </w:rPr>
        <w:t>three species above are listed as at risk in Ontario and Canad</w:t>
      </w:r>
      <w:r>
        <w:rPr>
          <w:color w:val="010101"/>
          <w:w w:val="120"/>
          <w:sz w:val="21"/>
        </w:rPr>
        <w:t>a. Because grassland birds build their nests directly on the ground, nests are vulnerable to</w:t>
      </w:r>
      <w:r>
        <w:rPr>
          <w:color w:val="010101"/>
          <w:spacing w:val="20"/>
          <w:w w:val="120"/>
          <w:sz w:val="21"/>
        </w:rPr>
        <w:t xml:space="preserve"> </w:t>
      </w:r>
      <w:r>
        <w:rPr>
          <w:color w:val="010101"/>
          <w:w w:val="120"/>
          <w:sz w:val="21"/>
        </w:rPr>
        <w:t>trampling</w:t>
      </w:r>
    </w:p>
    <w:p w14:paraId="0CB5DEB3" w14:textId="77777777" w:rsidR="00BF0387" w:rsidRDefault="00BB65A5">
      <w:pPr>
        <w:spacing w:before="3" w:line="300" w:lineRule="auto"/>
        <w:ind w:left="553" w:right="4043"/>
        <w:rPr>
          <w:sz w:val="21"/>
        </w:rPr>
      </w:pPr>
      <w:r>
        <w:rPr>
          <w:color w:val="010101"/>
          <w:w w:val="120"/>
          <w:sz w:val="21"/>
        </w:rPr>
        <w:t>by livestock, destruction by farm machinery, and exposure to predators after heavy grazing and hay harvesting.</w:t>
      </w:r>
    </w:p>
    <w:p w14:paraId="382D37BE" w14:textId="77777777" w:rsidR="00BF0387" w:rsidRDefault="00BF0387">
      <w:pPr>
        <w:pStyle w:val="BodyText"/>
        <w:spacing w:before="7"/>
        <w:rPr>
          <w:sz w:val="21"/>
        </w:rPr>
      </w:pPr>
    </w:p>
    <w:p w14:paraId="39C04F23" w14:textId="77777777" w:rsidR="00BF0387" w:rsidRDefault="00BB65A5">
      <w:pPr>
        <w:ind w:left="551"/>
        <w:rPr>
          <w:b/>
          <w:sz w:val="30"/>
        </w:rPr>
      </w:pPr>
      <w:r>
        <w:rPr>
          <w:b/>
          <w:color w:val="898267"/>
          <w:w w:val="110"/>
          <w:sz w:val="30"/>
        </w:rPr>
        <w:t>Suitable habitat:</w:t>
      </w:r>
    </w:p>
    <w:p w14:paraId="21A8C6C3" w14:textId="2D16B19F" w:rsidR="00BF0387" w:rsidRDefault="00BB65A5">
      <w:pPr>
        <w:spacing w:before="57" w:line="312" w:lineRule="auto"/>
        <w:ind w:left="550" w:hanging="14"/>
        <w:rPr>
          <w:sz w:val="21"/>
        </w:rPr>
      </w:pPr>
      <w:r>
        <w:rPr>
          <w:color w:val="010101"/>
          <w:w w:val="115"/>
          <w:sz w:val="21"/>
        </w:rPr>
        <w:t>Medium to large grass-dominated fields with few shrubs, adjacent to open areas. Vegetation preference</w:t>
      </w:r>
      <w:bookmarkStart w:id="0" w:name="_GoBack"/>
      <w:ins w:id="1" w:author="Zoe Southcott" w:date="2024-03-21T16:43:00Z">
        <w:r w:rsidR="00BD30F5">
          <w:rPr>
            <w:color w:val="010101"/>
            <w:w w:val="115"/>
            <w:sz w:val="21"/>
          </w:rPr>
          <w:t>s</w:t>
        </w:r>
      </w:ins>
      <w:bookmarkEnd w:id="0"/>
      <w:r>
        <w:rPr>
          <w:color w:val="010101"/>
          <w:w w:val="115"/>
          <w:sz w:val="21"/>
        </w:rPr>
        <w:t xml:space="preserve"> var</w:t>
      </w:r>
      <w:ins w:id="2" w:author="Zoe Southcott" w:date="2024-03-21T16:43:00Z">
        <w:r w:rsidR="00BD30F5">
          <w:rPr>
            <w:color w:val="010101"/>
            <w:w w:val="115"/>
            <w:sz w:val="21"/>
          </w:rPr>
          <w:t>y</w:t>
        </w:r>
      </w:ins>
      <w:del w:id="3" w:author="Zoe Southcott" w:date="2024-03-21T16:43:00Z">
        <w:r w:rsidDel="00BD30F5">
          <w:rPr>
            <w:color w:val="010101"/>
            <w:w w:val="115"/>
            <w:sz w:val="21"/>
          </w:rPr>
          <w:delText>ies</w:delText>
        </w:r>
      </w:del>
      <w:r>
        <w:rPr>
          <w:color w:val="010101"/>
          <w:spacing w:val="-18"/>
          <w:w w:val="115"/>
          <w:sz w:val="21"/>
        </w:rPr>
        <w:t xml:space="preserve"> </w:t>
      </w:r>
      <w:r>
        <w:rPr>
          <w:color w:val="010101"/>
          <w:w w:val="115"/>
          <w:sz w:val="21"/>
        </w:rPr>
        <w:t>by</w:t>
      </w:r>
      <w:r>
        <w:rPr>
          <w:color w:val="010101"/>
          <w:spacing w:val="-14"/>
          <w:w w:val="115"/>
          <w:sz w:val="21"/>
        </w:rPr>
        <w:t xml:space="preserve"> </w:t>
      </w:r>
      <w:r>
        <w:rPr>
          <w:color w:val="010101"/>
          <w:w w:val="115"/>
          <w:sz w:val="21"/>
        </w:rPr>
        <w:t>species.</w:t>
      </w:r>
      <w:r>
        <w:rPr>
          <w:color w:val="010101"/>
          <w:spacing w:val="-16"/>
          <w:w w:val="115"/>
          <w:sz w:val="21"/>
        </w:rPr>
        <w:t xml:space="preserve"> </w:t>
      </w:r>
      <w:r>
        <w:rPr>
          <w:color w:val="010101"/>
          <w:w w:val="115"/>
          <w:sz w:val="21"/>
        </w:rPr>
        <w:t>Bobolinks</w:t>
      </w:r>
      <w:r>
        <w:rPr>
          <w:color w:val="010101"/>
          <w:spacing w:val="-10"/>
          <w:w w:val="115"/>
          <w:sz w:val="21"/>
        </w:rPr>
        <w:t xml:space="preserve"> </w:t>
      </w:r>
      <w:r>
        <w:rPr>
          <w:color w:val="010101"/>
          <w:w w:val="115"/>
          <w:sz w:val="21"/>
        </w:rPr>
        <w:t>typically</w:t>
      </w:r>
      <w:r>
        <w:rPr>
          <w:color w:val="010101"/>
          <w:spacing w:val="-8"/>
          <w:w w:val="115"/>
          <w:sz w:val="21"/>
        </w:rPr>
        <w:t xml:space="preserve"> </w:t>
      </w:r>
      <w:r>
        <w:rPr>
          <w:color w:val="010101"/>
          <w:w w:val="115"/>
          <w:sz w:val="21"/>
        </w:rPr>
        <w:t>nest</w:t>
      </w:r>
      <w:r>
        <w:rPr>
          <w:color w:val="010101"/>
          <w:spacing w:val="-14"/>
          <w:w w:val="115"/>
          <w:sz w:val="21"/>
        </w:rPr>
        <w:t xml:space="preserve"> </w:t>
      </w:r>
      <w:r>
        <w:rPr>
          <w:color w:val="010101"/>
          <w:w w:val="115"/>
          <w:sz w:val="21"/>
        </w:rPr>
        <w:t>in</w:t>
      </w:r>
      <w:r>
        <w:rPr>
          <w:color w:val="010101"/>
          <w:spacing w:val="-21"/>
          <w:w w:val="115"/>
          <w:sz w:val="21"/>
        </w:rPr>
        <w:t xml:space="preserve"> </w:t>
      </w:r>
      <w:r>
        <w:rPr>
          <w:color w:val="010101"/>
          <w:w w:val="115"/>
          <w:sz w:val="21"/>
        </w:rPr>
        <w:t>grasslands</w:t>
      </w:r>
      <w:r>
        <w:rPr>
          <w:color w:val="010101"/>
          <w:spacing w:val="-7"/>
          <w:w w:val="115"/>
          <w:sz w:val="21"/>
        </w:rPr>
        <w:t xml:space="preserve"> </w:t>
      </w:r>
      <w:r>
        <w:rPr>
          <w:color w:val="010101"/>
          <w:w w:val="115"/>
          <w:sz w:val="21"/>
        </w:rPr>
        <w:t>with</w:t>
      </w:r>
      <w:r>
        <w:rPr>
          <w:color w:val="010101"/>
          <w:spacing w:val="-21"/>
          <w:w w:val="115"/>
          <w:sz w:val="21"/>
        </w:rPr>
        <w:t xml:space="preserve"> </w:t>
      </w:r>
      <w:r>
        <w:rPr>
          <w:color w:val="010101"/>
          <w:w w:val="115"/>
          <w:sz w:val="21"/>
        </w:rPr>
        <w:t>tall,</w:t>
      </w:r>
      <w:r>
        <w:rPr>
          <w:color w:val="010101"/>
          <w:spacing w:val="-26"/>
          <w:w w:val="115"/>
          <w:sz w:val="21"/>
        </w:rPr>
        <w:t xml:space="preserve"> </w:t>
      </w:r>
      <w:r>
        <w:rPr>
          <w:color w:val="010101"/>
          <w:w w:val="115"/>
          <w:sz w:val="21"/>
        </w:rPr>
        <w:t>dense</w:t>
      </w:r>
      <w:r>
        <w:rPr>
          <w:color w:val="010101"/>
          <w:spacing w:val="-9"/>
          <w:w w:val="115"/>
          <w:sz w:val="21"/>
        </w:rPr>
        <w:t xml:space="preserve"> </w:t>
      </w:r>
      <w:r>
        <w:rPr>
          <w:color w:val="010101"/>
          <w:w w:val="115"/>
          <w:sz w:val="21"/>
        </w:rPr>
        <w:t>vegetation;</w:t>
      </w:r>
      <w:r>
        <w:rPr>
          <w:color w:val="010101"/>
          <w:spacing w:val="-9"/>
          <w:w w:val="115"/>
          <w:sz w:val="21"/>
        </w:rPr>
        <w:t xml:space="preserve"> </w:t>
      </w:r>
      <w:r>
        <w:rPr>
          <w:color w:val="010101"/>
          <w:w w:val="115"/>
          <w:sz w:val="21"/>
        </w:rPr>
        <w:t>whereas</w:t>
      </w:r>
      <w:ins w:id="4" w:author="Zoe Southcott" w:date="2024-03-21T16:43:00Z">
        <w:r w:rsidR="00BD30F5">
          <w:rPr>
            <w:color w:val="010101"/>
            <w:w w:val="115"/>
            <w:sz w:val="21"/>
          </w:rPr>
          <w:t>,</w:t>
        </w:r>
      </w:ins>
      <w:r>
        <w:rPr>
          <w:color w:val="010101"/>
          <w:spacing w:val="-10"/>
          <w:w w:val="115"/>
          <w:sz w:val="21"/>
        </w:rPr>
        <w:t xml:space="preserve"> </w:t>
      </w:r>
      <w:r>
        <w:rPr>
          <w:color w:val="010101"/>
          <w:w w:val="115"/>
          <w:sz w:val="21"/>
        </w:rPr>
        <w:t>grasshopper sparrows prefer shorter and sparser vegetation.</w:t>
      </w:r>
      <w:r>
        <w:rPr>
          <w:color w:val="010101"/>
          <w:w w:val="115"/>
          <w:sz w:val="21"/>
        </w:rPr>
        <w:t xml:space="preserve"> All three species sometimes nest in the same</w:t>
      </w:r>
      <w:r>
        <w:rPr>
          <w:color w:val="010101"/>
          <w:spacing w:val="27"/>
          <w:w w:val="115"/>
          <w:sz w:val="21"/>
        </w:rPr>
        <w:t xml:space="preserve"> </w:t>
      </w:r>
      <w:r>
        <w:rPr>
          <w:color w:val="010101"/>
          <w:w w:val="115"/>
          <w:sz w:val="21"/>
        </w:rPr>
        <w:t>field.</w:t>
      </w:r>
    </w:p>
    <w:p w14:paraId="62DDE088" w14:textId="77777777" w:rsidR="00BF0387" w:rsidRDefault="00BB65A5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16F241D1" wp14:editId="66D3B907">
            <wp:simplePos x="0" y="0"/>
            <wp:positionH relativeFrom="page">
              <wp:posOffset>12211</wp:posOffset>
            </wp:positionH>
            <wp:positionV relativeFrom="paragraph">
              <wp:posOffset>128333</wp:posOffset>
            </wp:positionV>
            <wp:extent cx="658602" cy="40233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02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BBC5C" w14:textId="77777777" w:rsidR="00BF0387" w:rsidRDefault="00BF0387">
      <w:pPr>
        <w:pStyle w:val="BodyText"/>
      </w:pPr>
    </w:p>
    <w:p w14:paraId="78761865" w14:textId="77777777" w:rsidR="00BF0387" w:rsidRDefault="00BF0387">
      <w:pPr>
        <w:pStyle w:val="BodyText"/>
      </w:pPr>
    </w:p>
    <w:p w14:paraId="6592C803" w14:textId="77777777" w:rsidR="00BF0387" w:rsidRDefault="00BB65A5">
      <w:pPr>
        <w:pStyle w:val="BodyText"/>
        <w:spacing w:before="8"/>
        <w:rPr>
          <w:sz w:val="11"/>
        </w:rPr>
      </w:pPr>
      <w:r>
        <w:pict w14:anchorId="636E3408"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115.45pt;margin-top:7.95pt;width:157pt;height:17.25pt;z-index:-251654656;mso-wrap-distance-left:0;mso-wrap-distance-right:0;mso-position-horizontal-relative:page" filled="f" stroked="f">
            <v:textbox inset="0,0,0,0">
              <w:txbxContent>
                <w:p w14:paraId="23AF432C" w14:textId="77777777" w:rsidR="00BF0387" w:rsidRDefault="00BB65A5">
                  <w:pPr>
                    <w:spacing w:line="278" w:lineRule="auto"/>
                    <w:ind w:right="-1" w:firstLine="1"/>
                    <w:rPr>
                      <w:sz w:val="14"/>
                    </w:rPr>
                  </w:pPr>
                  <w:r>
                    <w:rPr>
                      <w:color w:val="959595"/>
                      <w:w w:val="110"/>
                      <w:sz w:val="14"/>
                    </w:rPr>
                    <w:t>Fact sheet designed by Sunny Tseng Illustration</w:t>
                  </w:r>
                  <w:r>
                    <w:rPr>
                      <w:color w:val="959595"/>
                      <w:spacing w:val="-15"/>
                      <w:w w:val="110"/>
                      <w:sz w:val="14"/>
                    </w:rPr>
                    <w:t xml:space="preserve"> </w:t>
                  </w:r>
                  <w:r>
                    <w:rPr>
                      <w:color w:val="959595"/>
                      <w:w w:val="110"/>
                      <w:sz w:val="14"/>
                    </w:rPr>
                    <w:t>by</w:t>
                  </w:r>
                  <w:r>
                    <w:rPr>
                      <w:color w:val="959595"/>
                      <w:spacing w:val="-22"/>
                      <w:w w:val="110"/>
                      <w:sz w:val="14"/>
                    </w:rPr>
                    <w:t xml:space="preserve"> </w:t>
                  </w:r>
                  <w:r>
                    <w:rPr>
                      <w:color w:val="959595"/>
                      <w:w w:val="110"/>
                      <w:sz w:val="14"/>
                    </w:rPr>
                    <w:t>Emily</w:t>
                  </w:r>
                  <w:r>
                    <w:rPr>
                      <w:color w:val="959595"/>
                      <w:spacing w:val="-18"/>
                      <w:w w:val="110"/>
                      <w:sz w:val="14"/>
                    </w:rPr>
                    <w:t xml:space="preserve"> </w:t>
                  </w:r>
                  <w:r>
                    <w:rPr>
                      <w:color w:val="959595"/>
                      <w:w w:val="110"/>
                      <w:sz w:val="14"/>
                    </w:rPr>
                    <w:t>S.</w:t>
                  </w:r>
                  <w:r>
                    <w:rPr>
                      <w:color w:val="959595"/>
                      <w:spacing w:val="-20"/>
                      <w:w w:val="110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color w:val="959595"/>
                      <w:w w:val="110"/>
                      <w:sz w:val="14"/>
                    </w:rPr>
                    <w:t>Damstra</w:t>
                  </w:r>
                  <w:proofErr w:type="spellEnd"/>
                  <w:r>
                    <w:rPr>
                      <w:color w:val="959595"/>
                      <w:spacing w:val="-11"/>
                      <w:w w:val="110"/>
                      <w:sz w:val="14"/>
                    </w:rPr>
                    <w:t xml:space="preserve"> </w:t>
                  </w:r>
                  <w:r>
                    <w:rPr>
                      <w:color w:val="959595"/>
                      <w:w w:val="110"/>
                      <w:sz w:val="14"/>
                    </w:rPr>
                    <w:t>&amp;</w:t>
                  </w:r>
                  <w:r>
                    <w:rPr>
                      <w:color w:val="959595"/>
                      <w:spacing w:val="-16"/>
                      <w:w w:val="110"/>
                      <w:sz w:val="14"/>
                    </w:rPr>
                    <w:t xml:space="preserve"> </w:t>
                  </w:r>
                  <w:r>
                    <w:rPr>
                      <w:color w:val="959595"/>
                      <w:w w:val="110"/>
                      <w:sz w:val="14"/>
                    </w:rPr>
                    <w:t>Sunny</w:t>
                  </w:r>
                  <w:r>
                    <w:rPr>
                      <w:color w:val="959595"/>
                      <w:spacing w:val="-13"/>
                      <w:w w:val="110"/>
                      <w:sz w:val="14"/>
                    </w:rPr>
                    <w:t xml:space="preserve"> </w:t>
                  </w:r>
                  <w:r>
                    <w:rPr>
                      <w:color w:val="959595"/>
                      <w:w w:val="110"/>
                      <w:sz w:val="14"/>
                    </w:rPr>
                    <w:t>Tseng</w:t>
                  </w:r>
                </w:p>
              </w:txbxContent>
            </v:textbox>
            <w10:wrap type="topAndBottom" anchorx="page"/>
          </v:shape>
        </w:pict>
      </w:r>
    </w:p>
    <w:p w14:paraId="4B0FF587" w14:textId="77777777" w:rsidR="00BF0387" w:rsidRDefault="00BF0387">
      <w:pPr>
        <w:pStyle w:val="BodyText"/>
        <w:spacing w:before="1"/>
        <w:rPr>
          <w:sz w:val="6"/>
        </w:rPr>
      </w:pPr>
    </w:p>
    <w:p w14:paraId="3E4B1F19" w14:textId="77777777" w:rsidR="00BF0387" w:rsidRDefault="00BF0387">
      <w:pPr>
        <w:rPr>
          <w:sz w:val="6"/>
        </w:rPr>
        <w:sectPr w:rsidR="00BF0387">
          <w:type w:val="continuous"/>
          <w:pgSz w:w="12240" w:h="15840"/>
          <w:pgMar w:top="0" w:right="200" w:bottom="0" w:left="0" w:header="720" w:footer="720" w:gutter="0"/>
          <w:cols w:space="720"/>
        </w:sectPr>
      </w:pPr>
    </w:p>
    <w:p w14:paraId="62F4E0DD" w14:textId="77777777" w:rsidR="00BF0387" w:rsidRDefault="00BF0387">
      <w:pPr>
        <w:pStyle w:val="BodyText"/>
        <w:rPr>
          <w:sz w:val="28"/>
        </w:rPr>
      </w:pPr>
    </w:p>
    <w:p w14:paraId="676375DE" w14:textId="77777777" w:rsidR="00BF0387" w:rsidRDefault="00BF0387">
      <w:pPr>
        <w:pStyle w:val="BodyText"/>
        <w:spacing w:before="2"/>
        <w:rPr>
          <w:sz w:val="33"/>
        </w:rPr>
      </w:pPr>
    </w:p>
    <w:p w14:paraId="6DADC1F4" w14:textId="77777777" w:rsidR="00BF0387" w:rsidRDefault="00BB65A5">
      <w:pPr>
        <w:spacing w:before="1" w:line="279" w:lineRule="exact"/>
        <w:ind w:left="483"/>
        <w:rPr>
          <w:rFonts w:ascii="Times New Roman"/>
          <w:sz w:val="25"/>
        </w:rPr>
      </w:pPr>
      <w:r>
        <w:pict w14:anchorId="15CF05BA">
          <v:shape id="_x0000_s1032" type="#_x0000_t202" style="position:absolute;left:0;text-align:left;margin-left:23pt;margin-top:-63.55pt;width:82.15pt;height:79.85pt;z-index:-251657728;mso-position-horizontal-relative:page" filled="f" stroked="f">
            <v:textbox inset="0,0,0,0">
              <w:txbxContent>
                <w:p w14:paraId="377196B7" w14:textId="77777777" w:rsidR="00BF0387" w:rsidRDefault="00BB65A5">
                  <w:pPr>
                    <w:spacing w:line="1596" w:lineRule="exact"/>
                    <w:rPr>
                      <w:rFonts w:ascii="Times New Roman"/>
                      <w:b/>
                      <w:sz w:val="144"/>
                    </w:rPr>
                  </w:pPr>
                  <w:proofErr w:type="spellStart"/>
                  <w:r>
                    <w:rPr>
                      <w:rFonts w:ascii="Times New Roman"/>
                      <w:b/>
                      <w:color w:val="010101"/>
                      <w:w w:val="75"/>
                      <w:sz w:val="144"/>
                    </w:rPr>
                    <w:t>Blo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464648"/>
          <w:sz w:val="23"/>
        </w:rPr>
        <w:t>Bird  Ecology</w:t>
      </w:r>
      <w:r>
        <w:rPr>
          <w:color w:val="464648"/>
          <w:spacing w:val="-21"/>
          <w:sz w:val="23"/>
        </w:rPr>
        <w:t xml:space="preserve"> </w:t>
      </w:r>
      <w:r>
        <w:rPr>
          <w:rFonts w:ascii="Times New Roman"/>
          <w:color w:val="464648"/>
          <w:sz w:val="25"/>
        </w:rPr>
        <w:t>&amp;</w:t>
      </w:r>
    </w:p>
    <w:p w14:paraId="3DF69498" w14:textId="77777777" w:rsidR="00BF0387" w:rsidRDefault="00BB65A5">
      <w:pPr>
        <w:spacing w:line="176" w:lineRule="exact"/>
        <w:ind w:left="482"/>
        <w:rPr>
          <w:sz w:val="16"/>
        </w:rPr>
      </w:pPr>
      <w:r>
        <w:rPr>
          <w:color w:val="5D5D5E"/>
          <w:w w:val="105"/>
          <w:sz w:val="16"/>
        </w:rPr>
        <w:t>Conservation</w:t>
      </w:r>
      <w:r>
        <w:rPr>
          <w:color w:val="5D5D5E"/>
          <w:spacing w:val="2"/>
          <w:w w:val="105"/>
          <w:sz w:val="16"/>
        </w:rPr>
        <w:t xml:space="preserve"> </w:t>
      </w:r>
      <w:r>
        <w:rPr>
          <w:color w:val="5D5D5E"/>
          <w:w w:val="105"/>
          <w:sz w:val="16"/>
        </w:rPr>
        <w:t>Ontario</w:t>
      </w:r>
    </w:p>
    <w:p w14:paraId="37AF54E0" w14:textId="77777777" w:rsidR="00BF0387" w:rsidRDefault="00BB65A5">
      <w:pPr>
        <w:spacing w:before="85" w:line="264" w:lineRule="auto"/>
        <w:ind w:left="19" w:right="3771" w:firstLine="3"/>
        <w:rPr>
          <w:sz w:val="14"/>
        </w:rPr>
      </w:pPr>
      <w:r>
        <w:br w:type="column"/>
      </w:r>
      <w:r>
        <w:rPr>
          <w:color w:val="959595"/>
          <w:w w:val="110"/>
          <w:sz w:val="14"/>
        </w:rPr>
        <w:t xml:space="preserve">This project was undertaken with the financial support of the Government of Canada. Ce project </w:t>
      </w:r>
      <w:proofErr w:type="gramStart"/>
      <w:r>
        <w:rPr>
          <w:color w:val="959595"/>
          <w:w w:val="110"/>
          <w:sz w:val="14"/>
        </w:rPr>
        <w:t>a</w:t>
      </w:r>
      <w:proofErr w:type="gramEnd"/>
      <w:r>
        <w:rPr>
          <w:color w:val="959595"/>
          <w:w w:val="110"/>
          <w:sz w:val="14"/>
        </w:rPr>
        <w:t xml:space="preserve"> </w:t>
      </w:r>
      <w:proofErr w:type="spellStart"/>
      <w:r>
        <w:rPr>
          <w:color w:val="959595"/>
          <w:w w:val="110"/>
          <w:sz w:val="14"/>
        </w:rPr>
        <w:t>ete</w:t>
      </w:r>
      <w:proofErr w:type="spellEnd"/>
      <w:r>
        <w:rPr>
          <w:color w:val="959595"/>
          <w:w w:val="110"/>
          <w:sz w:val="14"/>
        </w:rPr>
        <w:t xml:space="preserve"> </w:t>
      </w:r>
      <w:proofErr w:type="spellStart"/>
      <w:r>
        <w:rPr>
          <w:color w:val="959595"/>
          <w:w w:val="110"/>
          <w:sz w:val="14"/>
        </w:rPr>
        <w:t>realise</w:t>
      </w:r>
      <w:proofErr w:type="spellEnd"/>
      <w:r>
        <w:rPr>
          <w:color w:val="959595"/>
          <w:w w:val="110"/>
          <w:sz w:val="14"/>
        </w:rPr>
        <w:t xml:space="preserve"> avec </w:t>
      </w:r>
      <w:proofErr w:type="spellStart"/>
      <w:r>
        <w:rPr>
          <w:color w:val="959595"/>
          <w:w w:val="110"/>
          <w:sz w:val="14"/>
        </w:rPr>
        <w:t>l'appui</w:t>
      </w:r>
      <w:proofErr w:type="spellEnd"/>
      <w:r>
        <w:rPr>
          <w:color w:val="959595"/>
          <w:w w:val="110"/>
          <w:sz w:val="14"/>
        </w:rPr>
        <w:t xml:space="preserve"> financier du </w:t>
      </w:r>
      <w:proofErr w:type="spellStart"/>
      <w:r>
        <w:rPr>
          <w:color w:val="959595"/>
          <w:w w:val="110"/>
          <w:sz w:val="14"/>
        </w:rPr>
        <w:t>gouvernement</w:t>
      </w:r>
      <w:proofErr w:type="spellEnd"/>
      <w:r>
        <w:rPr>
          <w:color w:val="959595"/>
          <w:w w:val="110"/>
          <w:sz w:val="14"/>
        </w:rPr>
        <w:t xml:space="preserve"> du Canada.</w:t>
      </w:r>
    </w:p>
    <w:p w14:paraId="5C57DE0E" w14:textId="77777777" w:rsidR="00BF0387" w:rsidRDefault="00BB65A5">
      <w:pPr>
        <w:spacing w:before="127" w:line="271" w:lineRule="auto"/>
        <w:ind w:left="21" w:right="1277" w:hanging="2"/>
        <w:rPr>
          <w:sz w:val="14"/>
        </w:rPr>
      </w:pPr>
      <w:r>
        <w:rPr>
          <w:noProof/>
        </w:rPr>
        <w:drawing>
          <wp:anchor distT="0" distB="0" distL="0" distR="0" simplePos="0" relativeHeight="251653632" behindDoc="1" locked="0" layoutInCell="1" allowOverlap="1" wp14:anchorId="421B7CD9" wp14:editId="3391673A">
            <wp:simplePos x="0" y="0"/>
            <wp:positionH relativeFrom="page">
              <wp:posOffset>891412</wp:posOffset>
            </wp:positionH>
            <wp:positionV relativeFrom="paragraph">
              <wp:posOffset>-1413694</wp:posOffset>
            </wp:positionV>
            <wp:extent cx="6874863" cy="1525847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4863" cy="1525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59595"/>
          <w:w w:val="105"/>
          <w:sz w:val="14"/>
        </w:rPr>
        <w:t xml:space="preserve">Rosenberg, K. V., A. M. </w:t>
      </w:r>
      <w:proofErr w:type="spellStart"/>
      <w:r>
        <w:rPr>
          <w:color w:val="959595"/>
          <w:w w:val="105"/>
          <w:sz w:val="14"/>
        </w:rPr>
        <w:t>Dokter</w:t>
      </w:r>
      <w:proofErr w:type="spellEnd"/>
      <w:r>
        <w:rPr>
          <w:color w:val="959595"/>
          <w:w w:val="105"/>
          <w:sz w:val="14"/>
        </w:rPr>
        <w:t>, P. J. Blancher, J. R. Sauer, A. C. Smith, P.A. Smith, J.C. Stant</w:t>
      </w:r>
      <w:r>
        <w:rPr>
          <w:color w:val="959595"/>
          <w:w w:val="105"/>
          <w:sz w:val="14"/>
        </w:rPr>
        <w:t xml:space="preserve">on, A. Panjabi, L. </w:t>
      </w:r>
      <w:proofErr w:type="spellStart"/>
      <w:r>
        <w:rPr>
          <w:color w:val="959595"/>
          <w:w w:val="105"/>
          <w:sz w:val="14"/>
        </w:rPr>
        <w:t>Helft</w:t>
      </w:r>
      <w:proofErr w:type="spellEnd"/>
      <w:r>
        <w:rPr>
          <w:color w:val="959595"/>
          <w:w w:val="105"/>
          <w:sz w:val="14"/>
        </w:rPr>
        <w:t xml:space="preserve">, M. Parr, and P. P. </w:t>
      </w:r>
      <w:proofErr w:type="spellStart"/>
      <w:r>
        <w:rPr>
          <w:color w:val="959595"/>
          <w:w w:val="105"/>
          <w:sz w:val="14"/>
        </w:rPr>
        <w:t>Marra</w:t>
      </w:r>
      <w:proofErr w:type="spellEnd"/>
      <w:r>
        <w:rPr>
          <w:color w:val="959595"/>
          <w:w w:val="105"/>
          <w:sz w:val="14"/>
        </w:rPr>
        <w:t xml:space="preserve">. 2019. </w:t>
      </w:r>
      <w:commentRangeStart w:id="5"/>
      <w:r>
        <w:rPr>
          <w:color w:val="959595"/>
          <w:w w:val="105"/>
          <w:sz w:val="14"/>
        </w:rPr>
        <w:t>Decline of the North American avifauna</w:t>
      </w:r>
      <w:commentRangeEnd w:id="5"/>
      <w:r w:rsidR="00EC5580">
        <w:rPr>
          <w:rStyle w:val="CommentReference"/>
        </w:rPr>
        <w:commentReference w:id="5"/>
      </w:r>
      <w:r>
        <w:rPr>
          <w:color w:val="959595"/>
          <w:w w:val="105"/>
          <w:sz w:val="14"/>
        </w:rPr>
        <w:t>. Science 366:120-124.</w:t>
      </w:r>
    </w:p>
    <w:p w14:paraId="31EEA045" w14:textId="77777777" w:rsidR="00BF0387" w:rsidRDefault="00BB65A5">
      <w:pPr>
        <w:spacing w:before="64" w:line="271" w:lineRule="auto"/>
        <w:ind w:left="24" w:right="6"/>
        <w:rPr>
          <w:sz w:val="14"/>
        </w:rPr>
      </w:pPr>
      <w:r>
        <w:rPr>
          <w:color w:val="959595"/>
          <w:w w:val="105"/>
          <w:sz w:val="14"/>
        </w:rPr>
        <w:t xml:space="preserve">Smith, A. C., M-A. R. Hudson, V. I. Aponte, W. B. English, and C. M. Francis. 2023. </w:t>
      </w:r>
      <w:commentRangeStart w:id="6"/>
      <w:r>
        <w:rPr>
          <w:color w:val="959595"/>
          <w:w w:val="105"/>
          <w:sz w:val="14"/>
        </w:rPr>
        <w:t xml:space="preserve">North American Breeding Bird Survey </w:t>
      </w:r>
      <w:r>
        <w:rPr>
          <w:color w:val="AAAAAC"/>
          <w:w w:val="105"/>
          <w:sz w:val="14"/>
        </w:rPr>
        <w:t xml:space="preserve">- </w:t>
      </w:r>
      <w:r>
        <w:rPr>
          <w:color w:val="959595"/>
          <w:w w:val="105"/>
          <w:sz w:val="14"/>
        </w:rPr>
        <w:t>Canadian Trends</w:t>
      </w:r>
      <w:r>
        <w:rPr>
          <w:color w:val="959595"/>
          <w:w w:val="105"/>
          <w:sz w:val="14"/>
        </w:rPr>
        <w:t xml:space="preserve"> Website, Data-version 2021</w:t>
      </w:r>
      <w:commentRangeEnd w:id="6"/>
      <w:r w:rsidR="00EC5580">
        <w:rPr>
          <w:rStyle w:val="CommentReference"/>
        </w:rPr>
        <w:commentReference w:id="6"/>
      </w:r>
      <w:r>
        <w:rPr>
          <w:color w:val="959595"/>
          <w:w w:val="105"/>
          <w:sz w:val="14"/>
        </w:rPr>
        <w:t>. Environment and Climate Change Canada, Gatineau, Canada.</w:t>
      </w:r>
    </w:p>
    <w:p w14:paraId="2A874119" w14:textId="77777777" w:rsidR="00BF0387" w:rsidRDefault="00BF0387">
      <w:pPr>
        <w:spacing w:line="271" w:lineRule="auto"/>
        <w:rPr>
          <w:sz w:val="14"/>
        </w:rPr>
        <w:sectPr w:rsidR="00BF0387">
          <w:type w:val="continuous"/>
          <w:pgSz w:w="12240" w:h="15840"/>
          <w:pgMar w:top="0" w:right="200" w:bottom="0" w:left="0" w:header="720" w:footer="720" w:gutter="0"/>
          <w:cols w:num="2" w:space="720" w:equalWidth="0">
            <w:col w:w="2093" w:space="198"/>
            <w:col w:w="9749"/>
          </w:cols>
        </w:sectPr>
      </w:pPr>
    </w:p>
    <w:p w14:paraId="21D9213E" w14:textId="77777777" w:rsidR="00BF0387" w:rsidRDefault="00BB65A5">
      <w:pPr>
        <w:tabs>
          <w:tab w:val="left" w:pos="3834"/>
        </w:tabs>
        <w:spacing w:before="72"/>
        <w:ind w:right="379"/>
        <w:jc w:val="right"/>
        <w:rPr>
          <w:b/>
          <w:sz w:val="45"/>
        </w:rPr>
      </w:pPr>
      <w:r>
        <w:rPr>
          <w:b/>
          <w:color w:val="010101"/>
          <w:w w:val="125"/>
          <w:sz w:val="45"/>
        </w:rPr>
        <w:lastRenderedPageBreak/>
        <w:t>Conservation</w:t>
      </w:r>
      <w:r>
        <w:rPr>
          <w:b/>
          <w:color w:val="010101"/>
          <w:w w:val="125"/>
          <w:sz w:val="45"/>
        </w:rPr>
        <w:tab/>
        <w:t>on</w:t>
      </w:r>
      <w:r>
        <w:rPr>
          <w:b/>
          <w:color w:val="010101"/>
          <w:spacing w:val="17"/>
          <w:w w:val="125"/>
          <w:sz w:val="45"/>
        </w:rPr>
        <w:t xml:space="preserve"> </w:t>
      </w:r>
      <w:r>
        <w:rPr>
          <w:b/>
          <w:color w:val="010101"/>
          <w:w w:val="125"/>
          <w:sz w:val="45"/>
        </w:rPr>
        <w:t>farms</w:t>
      </w:r>
    </w:p>
    <w:p w14:paraId="21DD141A" w14:textId="471CA90A" w:rsidR="00BF0387" w:rsidRDefault="00BB65A5">
      <w:pPr>
        <w:pStyle w:val="BodyText"/>
        <w:spacing w:before="131" w:line="314" w:lineRule="auto"/>
        <w:ind w:left="4345" w:right="372" w:firstLine="41"/>
        <w:jc w:val="right"/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6C31E01A" wp14:editId="506F42F3">
            <wp:simplePos x="0" y="0"/>
            <wp:positionH relativeFrom="page">
              <wp:posOffset>0</wp:posOffset>
            </wp:positionH>
            <wp:positionV relativeFrom="paragraph">
              <wp:posOffset>68036</wp:posOffset>
            </wp:positionV>
            <wp:extent cx="5250783" cy="446768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783" cy="446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w w:val="115"/>
        </w:rPr>
        <w:t>Farmers who manage agricultural grassland are integral</w:t>
      </w:r>
      <w:r>
        <w:rPr>
          <w:color w:val="010101"/>
          <w:spacing w:val="-25"/>
          <w:w w:val="115"/>
        </w:rPr>
        <w:t xml:space="preserve"> </w:t>
      </w:r>
      <w:r>
        <w:rPr>
          <w:color w:val="010101"/>
          <w:w w:val="115"/>
        </w:rPr>
        <w:t>to</w:t>
      </w:r>
      <w:r>
        <w:rPr>
          <w:color w:val="010101"/>
          <w:spacing w:val="27"/>
          <w:w w:val="115"/>
        </w:rPr>
        <w:t xml:space="preserve"> </w:t>
      </w:r>
      <w:r>
        <w:rPr>
          <w:color w:val="010101"/>
          <w:w w:val="115"/>
        </w:rPr>
        <w:t>grassland</w:t>
      </w:r>
      <w:r>
        <w:rPr>
          <w:color w:val="010101"/>
          <w:spacing w:val="-1"/>
          <w:w w:val="114"/>
        </w:rPr>
        <w:t xml:space="preserve"> </w:t>
      </w:r>
      <w:r>
        <w:rPr>
          <w:color w:val="010101"/>
          <w:w w:val="115"/>
        </w:rPr>
        <w:t>bird conservation. The actions below aim to</w:t>
      </w:r>
      <w:r>
        <w:rPr>
          <w:color w:val="010101"/>
          <w:spacing w:val="-14"/>
          <w:w w:val="115"/>
        </w:rPr>
        <w:t xml:space="preserve"> </w:t>
      </w:r>
      <w:r>
        <w:rPr>
          <w:color w:val="010101"/>
          <w:w w:val="115"/>
        </w:rPr>
        <w:t>balance</w:t>
      </w:r>
      <w:r>
        <w:rPr>
          <w:color w:val="010101"/>
          <w:spacing w:val="38"/>
          <w:w w:val="115"/>
        </w:rPr>
        <w:t xml:space="preserve"> </w:t>
      </w:r>
      <w:r>
        <w:rPr>
          <w:color w:val="010101"/>
          <w:w w:val="115"/>
        </w:rPr>
        <w:t>farm</w:t>
      </w:r>
      <w:r>
        <w:rPr>
          <w:color w:val="010101"/>
          <w:spacing w:val="-1"/>
          <w:w w:val="119"/>
        </w:rPr>
        <w:t xml:space="preserve"> </w:t>
      </w:r>
      <w:r>
        <w:rPr>
          <w:color w:val="010101"/>
          <w:w w:val="115"/>
        </w:rPr>
        <w:t>management with providing grassland bird species at risk</w:t>
      </w:r>
      <w:r>
        <w:rPr>
          <w:color w:val="010101"/>
          <w:spacing w:val="15"/>
          <w:w w:val="115"/>
        </w:rPr>
        <w:t xml:space="preserve"> </w:t>
      </w:r>
      <w:r>
        <w:rPr>
          <w:color w:val="010101"/>
          <w:w w:val="115"/>
        </w:rPr>
        <w:t>time</w:t>
      </w:r>
      <w:r>
        <w:rPr>
          <w:color w:val="010101"/>
          <w:spacing w:val="11"/>
          <w:w w:val="115"/>
        </w:rPr>
        <w:t xml:space="preserve"> </w:t>
      </w:r>
      <w:r>
        <w:rPr>
          <w:color w:val="010101"/>
          <w:w w:val="115"/>
        </w:rPr>
        <w:t>and</w:t>
      </w:r>
      <w:r>
        <w:rPr>
          <w:color w:val="010101"/>
          <w:spacing w:val="-1"/>
          <w:w w:val="120"/>
        </w:rPr>
        <w:t xml:space="preserve"> </w:t>
      </w:r>
      <w:r>
        <w:rPr>
          <w:color w:val="010101"/>
          <w:w w:val="115"/>
        </w:rPr>
        <w:t>space to raise young in some actively-farmed</w:t>
      </w:r>
      <w:r>
        <w:rPr>
          <w:color w:val="010101"/>
          <w:spacing w:val="-8"/>
          <w:w w:val="115"/>
        </w:rPr>
        <w:t xml:space="preserve"> </w:t>
      </w:r>
      <w:proofErr w:type="spellStart"/>
      <w:r>
        <w:rPr>
          <w:color w:val="010101"/>
          <w:w w:val="115"/>
        </w:rPr>
        <w:t>areas.Targeting</w:t>
      </w:r>
      <w:proofErr w:type="spellEnd"/>
      <w:r>
        <w:rPr>
          <w:color w:val="010101"/>
          <w:spacing w:val="24"/>
          <w:w w:val="115"/>
        </w:rPr>
        <w:t xml:space="preserve"> </w:t>
      </w:r>
      <w:r>
        <w:rPr>
          <w:color w:val="010101"/>
          <w:w w:val="115"/>
        </w:rPr>
        <w:t>areas</w:t>
      </w:r>
      <w:r>
        <w:rPr>
          <w:color w:val="010101"/>
          <w:spacing w:val="-1"/>
          <w:w w:val="117"/>
        </w:rPr>
        <w:t xml:space="preserve"> </w:t>
      </w:r>
      <w:r>
        <w:rPr>
          <w:color w:val="010101"/>
          <w:w w:val="115"/>
        </w:rPr>
        <w:t>with the most nesting  birds (or most  suitable  habitat</w:t>
      </w:r>
      <w:r>
        <w:rPr>
          <w:color w:val="010101"/>
          <w:w w:val="115"/>
        </w:rPr>
        <w:t>)  for</w:t>
      </w:r>
      <w:r>
        <w:rPr>
          <w:color w:val="010101"/>
          <w:spacing w:val="-3"/>
          <w:w w:val="115"/>
        </w:rPr>
        <w:t xml:space="preserve"> </w:t>
      </w:r>
      <w:r>
        <w:rPr>
          <w:color w:val="010101"/>
          <w:w w:val="115"/>
        </w:rPr>
        <w:t>conservation</w:t>
      </w:r>
    </w:p>
    <w:p w14:paraId="3958F559" w14:textId="77777777" w:rsidR="00BF0387" w:rsidRDefault="00BB65A5">
      <w:pPr>
        <w:pStyle w:val="BodyText"/>
        <w:spacing w:line="228" w:lineRule="exact"/>
        <w:ind w:right="379"/>
        <w:jc w:val="right"/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576847B5" wp14:editId="5693C604">
            <wp:simplePos x="0" y="0"/>
            <wp:positionH relativeFrom="page">
              <wp:posOffset>5421739</wp:posOffset>
            </wp:positionH>
            <wp:positionV relativeFrom="paragraph">
              <wp:posOffset>346637</wp:posOffset>
            </wp:positionV>
            <wp:extent cx="561711" cy="463857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11" cy="46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101"/>
          <w:w w:val="120"/>
        </w:rPr>
        <w:t>actions will have the greatest positive</w:t>
      </w:r>
      <w:r>
        <w:rPr>
          <w:color w:val="010101"/>
          <w:spacing w:val="-1"/>
          <w:w w:val="120"/>
        </w:rPr>
        <w:t xml:space="preserve"> </w:t>
      </w:r>
      <w:r>
        <w:rPr>
          <w:color w:val="010101"/>
          <w:w w:val="120"/>
        </w:rPr>
        <w:t>impac</w:t>
      </w:r>
      <w:r>
        <w:rPr>
          <w:color w:val="010101"/>
          <w:w w:val="120"/>
        </w:rPr>
        <w:t>t.</w:t>
      </w:r>
    </w:p>
    <w:p w14:paraId="24C9313F" w14:textId="77777777" w:rsidR="00BF0387" w:rsidRDefault="00BF0387">
      <w:pPr>
        <w:pStyle w:val="BodyText"/>
        <w:rPr>
          <w:sz w:val="22"/>
        </w:rPr>
      </w:pPr>
    </w:p>
    <w:p w14:paraId="55731687" w14:textId="77777777" w:rsidR="00BF0387" w:rsidRDefault="00BF0387">
      <w:pPr>
        <w:pStyle w:val="BodyText"/>
        <w:rPr>
          <w:sz w:val="22"/>
        </w:rPr>
      </w:pPr>
    </w:p>
    <w:p w14:paraId="3B340E50" w14:textId="77777777" w:rsidR="00BF0387" w:rsidRDefault="00BF0387">
      <w:pPr>
        <w:pStyle w:val="BodyText"/>
        <w:spacing w:before="9"/>
        <w:rPr>
          <w:sz w:val="18"/>
        </w:rPr>
      </w:pPr>
    </w:p>
    <w:p w14:paraId="5715E1A9" w14:textId="77777777" w:rsidR="00BF0387" w:rsidRDefault="00BB65A5">
      <w:pPr>
        <w:ind w:right="475"/>
        <w:jc w:val="right"/>
        <w:rPr>
          <w:b/>
          <w:sz w:val="44"/>
        </w:rPr>
      </w:pPr>
      <w:r>
        <w:rPr>
          <w:b/>
          <w:color w:val="3F0A07"/>
          <w:spacing w:val="-2"/>
          <w:w w:val="115"/>
          <w:sz w:val="44"/>
        </w:rPr>
        <w:t>Hayfields</w:t>
      </w:r>
    </w:p>
    <w:p w14:paraId="7D7EFEFC" w14:textId="77777777" w:rsidR="00BF0387" w:rsidRDefault="00BB65A5">
      <w:pPr>
        <w:spacing w:before="150" w:line="292" w:lineRule="exact"/>
        <w:ind w:left="7760"/>
        <w:rPr>
          <w:sz w:val="24"/>
        </w:rPr>
      </w:pPr>
      <w:proofErr w:type="spellStart"/>
      <w:r>
        <w:rPr>
          <w:color w:val="010101"/>
          <w:w w:val="110"/>
          <w:sz w:val="24"/>
        </w:rPr>
        <w:t>elay</w:t>
      </w:r>
      <w:proofErr w:type="spellEnd"/>
      <w:r>
        <w:rPr>
          <w:color w:val="010101"/>
          <w:spacing w:val="-24"/>
          <w:w w:val="110"/>
          <w:sz w:val="24"/>
        </w:rPr>
        <w:t xml:space="preserve"> </w:t>
      </w:r>
      <w:r>
        <w:rPr>
          <w:color w:val="010101"/>
          <w:w w:val="110"/>
          <w:sz w:val="24"/>
        </w:rPr>
        <w:t>haying</w:t>
      </w:r>
      <w:r>
        <w:rPr>
          <w:color w:val="010101"/>
          <w:spacing w:val="-36"/>
          <w:w w:val="110"/>
          <w:sz w:val="24"/>
        </w:rPr>
        <w:t xml:space="preserve"> </w:t>
      </w:r>
      <w:r>
        <w:rPr>
          <w:color w:val="010101"/>
          <w:w w:val="110"/>
          <w:sz w:val="24"/>
        </w:rPr>
        <w:t>until</w:t>
      </w:r>
      <w:r>
        <w:rPr>
          <w:color w:val="010101"/>
          <w:spacing w:val="-43"/>
          <w:w w:val="110"/>
          <w:sz w:val="24"/>
        </w:rPr>
        <w:t xml:space="preserve"> </w:t>
      </w:r>
      <w:r>
        <w:rPr>
          <w:rFonts w:ascii="Times New Roman"/>
          <w:b/>
          <w:color w:val="010101"/>
          <w:w w:val="110"/>
          <w:sz w:val="27"/>
        </w:rPr>
        <w:t>mid-July</w:t>
      </w:r>
      <w:r>
        <w:rPr>
          <w:rFonts w:ascii="Times New Roman"/>
          <w:b/>
          <w:color w:val="010101"/>
          <w:spacing w:val="-24"/>
          <w:w w:val="110"/>
          <w:sz w:val="27"/>
        </w:rPr>
        <w:t xml:space="preserve"> </w:t>
      </w:r>
      <w:r>
        <w:rPr>
          <w:color w:val="010101"/>
          <w:w w:val="110"/>
          <w:sz w:val="24"/>
        </w:rPr>
        <w:t>or</w:t>
      </w:r>
      <w:r>
        <w:rPr>
          <w:color w:val="010101"/>
          <w:spacing w:val="-12"/>
          <w:w w:val="110"/>
          <w:sz w:val="24"/>
        </w:rPr>
        <w:t xml:space="preserve"> </w:t>
      </w:r>
      <w:r>
        <w:rPr>
          <w:color w:val="010101"/>
          <w:w w:val="110"/>
          <w:sz w:val="24"/>
        </w:rPr>
        <w:t>later</w:t>
      </w:r>
    </w:p>
    <w:p w14:paraId="0C090DA6" w14:textId="77777777" w:rsidR="00BF0387" w:rsidRDefault="00BB65A5">
      <w:pPr>
        <w:pStyle w:val="ListParagraph"/>
        <w:numPr>
          <w:ilvl w:val="0"/>
          <w:numId w:val="3"/>
        </w:numPr>
        <w:tabs>
          <w:tab w:val="left" w:pos="3544"/>
          <w:tab w:val="left" w:pos="4154"/>
          <w:tab w:val="left" w:pos="7353"/>
        </w:tabs>
        <w:spacing w:line="74" w:lineRule="exact"/>
        <w:ind w:hanging="4277"/>
        <w:rPr>
          <w:rFonts w:ascii="Times New Roman" w:hAnsi="Times New Roman"/>
          <w:sz w:val="8"/>
        </w:rPr>
      </w:pPr>
      <w:r>
        <w:rPr>
          <w:rFonts w:ascii="Times New Roman" w:hAnsi="Times New Roman"/>
          <w:color w:val="77797C"/>
          <w:w w:val="95"/>
          <w:sz w:val="8"/>
        </w:rPr>
        <w:t xml:space="preserve">',        </w:t>
      </w:r>
      <w:r>
        <w:rPr>
          <w:rFonts w:ascii="Times New Roman" w:hAnsi="Times New Roman"/>
          <w:color w:val="77797C"/>
          <w:spacing w:val="13"/>
          <w:w w:val="95"/>
          <w:sz w:val="8"/>
        </w:rPr>
        <w:t xml:space="preserve"> </w:t>
      </w:r>
      <w:r>
        <w:rPr>
          <w:rFonts w:ascii="Times New Roman" w:hAnsi="Times New Roman"/>
          <w:color w:val="77797C"/>
          <w:w w:val="70"/>
          <w:sz w:val="8"/>
        </w:rPr>
        <w:t>I</w:t>
      </w:r>
      <w:r>
        <w:rPr>
          <w:rFonts w:ascii="Times New Roman" w:hAnsi="Times New Roman"/>
          <w:color w:val="77797C"/>
          <w:w w:val="70"/>
          <w:sz w:val="8"/>
        </w:rPr>
        <w:tab/>
      </w:r>
      <w:r>
        <w:rPr>
          <w:rFonts w:ascii="Times New Roman" w:hAnsi="Times New Roman"/>
          <w:color w:val="77797C"/>
          <w:w w:val="95"/>
          <w:sz w:val="8"/>
        </w:rPr>
        <w:t xml:space="preserve">, </w:t>
      </w:r>
      <w:r>
        <w:rPr>
          <w:rFonts w:ascii="Times New Roman" w:hAnsi="Times New Roman"/>
          <w:color w:val="908C8A"/>
          <w:w w:val="95"/>
          <w:sz w:val="8"/>
        </w:rPr>
        <w:t xml:space="preserve">. </w:t>
      </w:r>
      <w:r>
        <w:rPr>
          <w:rFonts w:ascii="Times New Roman" w:hAnsi="Times New Roman"/>
          <w:color w:val="77797C"/>
          <w:w w:val="95"/>
          <w:sz w:val="8"/>
        </w:rPr>
        <w:t>,</w:t>
      </w:r>
      <w:r>
        <w:rPr>
          <w:rFonts w:ascii="Times New Roman" w:hAnsi="Times New Roman"/>
          <w:color w:val="77797C"/>
          <w:spacing w:val="10"/>
          <w:w w:val="95"/>
          <w:sz w:val="8"/>
        </w:rPr>
        <w:t xml:space="preserve"> </w:t>
      </w:r>
      <w:r>
        <w:rPr>
          <w:rFonts w:ascii="Times New Roman" w:hAnsi="Times New Roman"/>
          <w:color w:val="908C8A"/>
          <w:w w:val="95"/>
          <w:sz w:val="8"/>
        </w:rPr>
        <w:t>/</w:t>
      </w:r>
    </w:p>
    <w:p w14:paraId="525D55C5" w14:textId="77777777" w:rsidR="00BF0387" w:rsidRDefault="00BB65A5">
      <w:pPr>
        <w:pStyle w:val="Heading4"/>
        <w:spacing w:before="47"/>
        <w:ind w:left="6603" w:right="3510"/>
        <w:jc w:val="center"/>
      </w:pPr>
      <w:proofErr w:type="spellStart"/>
      <w:r>
        <w:rPr>
          <w:color w:val="908C8A"/>
          <w:spacing w:val="19"/>
          <w:w w:val="105"/>
        </w:rPr>
        <w:t>A</w:t>
      </w:r>
      <w:r>
        <w:rPr>
          <w:color w:val="908C8A"/>
          <w:spacing w:val="-1"/>
          <w:w w:val="107"/>
        </w:rPr>
        <w:t>l</w:t>
      </w:r>
      <w:r>
        <w:rPr>
          <w:color w:val="908C8A"/>
          <w:spacing w:val="22"/>
          <w:w w:val="107"/>
        </w:rPr>
        <w:t>t</w:t>
      </w:r>
      <w:r>
        <w:rPr>
          <w:color w:val="908C8A"/>
          <w:spacing w:val="-1"/>
          <w:w w:val="32"/>
        </w:rPr>
        <w:t>'</w:t>
      </w:r>
      <w:r>
        <w:rPr>
          <w:color w:val="908C8A"/>
          <w:spacing w:val="17"/>
          <w:w w:val="32"/>
        </w:rPr>
        <w:t>E</w:t>
      </w:r>
      <w:r>
        <w:rPr>
          <w:color w:val="908C8A"/>
          <w:w w:val="105"/>
        </w:rPr>
        <w:t>rr</w:t>
      </w:r>
      <w:r>
        <w:rPr>
          <w:color w:val="908C8A"/>
          <w:spacing w:val="-103"/>
          <w:w w:val="105"/>
        </w:rPr>
        <w:t>n</w:t>
      </w:r>
      <w:proofErr w:type="spellEnd"/>
      <w:r>
        <w:rPr>
          <w:color w:val="77797C"/>
          <w:w w:val="44"/>
        </w:rPr>
        <w:t>'</w:t>
      </w:r>
      <w:r>
        <w:rPr>
          <w:color w:val="77797C"/>
          <w:spacing w:val="7"/>
        </w:rPr>
        <w:t xml:space="preserve"> </w:t>
      </w:r>
      <w:r>
        <w:rPr>
          <w:color w:val="908C8A"/>
          <w:w w:val="44"/>
        </w:rPr>
        <w:t>o</w:t>
      </w:r>
      <w:r>
        <w:rPr>
          <w:color w:val="908C8A"/>
        </w:rPr>
        <w:t xml:space="preserve"> </w:t>
      </w:r>
      <w:r>
        <w:rPr>
          <w:color w:val="908C8A"/>
          <w:spacing w:val="-34"/>
        </w:rPr>
        <w:t xml:space="preserve"> </w:t>
      </w:r>
      <w:r>
        <w:rPr>
          <w:color w:val="908C8A"/>
          <w:w w:val="44"/>
        </w:rPr>
        <w:t>t</w:t>
      </w:r>
      <w:r>
        <w:rPr>
          <w:color w:val="908C8A"/>
          <w:spacing w:val="-1"/>
        </w:rPr>
        <w:t xml:space="preserve"> </w:t>
      </w:r>
      <w:proofErr w:type="spellStart"/>
      <w:r>
        <w:rPr>
          <w:color w:val="908C8A"/>
          <w:w w:val="44"/>
        </w:rPr>
        <w:t>i</w:t>
      </w:r>
      <w:proofErr w:type="spellEnd"/>
      <w:r>
        <w:rPr>
          <w:color w:val="908C8A"/>
          <w:spacing w:val="-34"/>
        </w:rPr>
        <w:t xml:space="preserve"> </w:t>
      </w:r>
      <w:proofErr w:type="spellStart"/>
      <w:r>
        <w:rPr>
          <w:color w:val="908C8A"/>
          <w:w w:val="102"/>
        </w:rPr>
        <w:t>v</w:t>
      </w:r>
      <w:r>
        <w:rPr>
          <w:color w:val="908C8A"/>
          <w:spacing w:val="21"/>
          <w:w w:val="102"/>
        </w:rPr>
        <w:t>e</w:t>
      </w:r>
      <w:r>
        <w:rPr>
          <w:color w:val="908C8A"/>
          <w:w w:val="98"/>
        </w:rPr>
        <w:t>s</w:t>
      </w:r>
      <w:proofErr w:type="spellEnd"/>
      <w:r>
        <w:rPr>
          <w:color w:val="908C8A"/>
          <w:w w:val="98"/>
        </w:rPr>
        <w:t>:</w:t>
      </w:r>
    </w:p>
    <w:p w14:paraId="61B056CF" w14:textId="0F1B3435" w:rsidR="00BF0387" w:rsidRDefault="00BB65A5">
      <w:pPr>
        <w:pStyle w:val="ListParagraph"/>
        <w:numPr>
          <w:ilvl w:val="0"/>
          <w:numId w:val="2"/>
        </w:numPr>
        <w:tabs>
          <w:tab w:val="left" w:pos="6965"/>
          <w:tab w:val="left" w:pos="6966"/>
        </w:tabs>
        <w:spacing w:before="71" w:line="326" w:lineRule="auto"/>
        <w:ind w:right="430" w:hanging="277"/>
        <w:rPr>
          <w:sz w:val="20"/>
        </w:rPr>
      </w:pPr>
      <w:r>
        <w:rPr>
          <w:color w:val="010101"/>
          <w:w w:val="120"/>
          <w:sz w:val="20"/>
        </w:rPr>
        <w:t>Delay</w:t>
      </w:r>
      <w:r>
        <w:rPr>
          <w:color w:val="010101"/>
          <w:spacing w:val="-8"/>
          <w:w w:val="120"/>
          <w:sz w:val="20"/>
        </w:rPr>
        <w:t xml:space="preserve"> </w:t>
      </w:r>
      <w:r>
        <w:rPr>
          <w:color w:val="010101"/>
          <w:w w:val="120"/>
          <w:sz w:val="20"/>
        </w:rPr>
        <w:t>as</w:t>
      </w:r>
      <w:r>
        <w:rPr>
          <w:color w:val="010101"/>
          <w:spacing w:val="-14"/>
          <w:w w:val="120"/>
          <w:sz w:val="20"/>
        </w:rPr>
        <w:t xml:space="preserve"> </w:t>
      </w:r>
      <w:r>
        <w:rPr>
          <w:color w:val="010101"/>
          <w:w w:val="120"/>
          <w:sz w:val="20"/>
        </w:rPr>
        <w:t>long</w:t>
      </w:r>
      <w:r>
        <w:rPr>
          <w:color w:val="010101"/>
          <w:spacing w:val="-3"/>
          <w:w w:val="120"/>
          <w:sz w:val="20"/>
        </w:rPr>
        <w:t xml:space="preserve"> </w:t>
      </w:r>
      <w:r>
        <w:rPr>
          <w:color w:val="010101"/>
          <w:w w:val="120"/>
          <w:sz w:val="20"/>
        </w:rPr>
        <w:t>as</w:t>
      </w:r>
      <w:r>
        <w:rPr>
          <w:color w:val="010101"/>
          <w:spacing w:val="-18"/>
          <w:w w:val="120"/>
          <w:sz w:val="20"/>
        </w:rPr>
        <w:t xml:space="preserve"> </w:t>
      </w:r>
      <w:r>
        <w:rPr>
          <w:color w:val="010101"/>
          <w:w w:val="120"/>
          <w:sz w:val="20"/>
        </w:rPr>
        <w:t>possible</w:t>
      </w:r>
      <w:del w:id="7" w:author="Zoe Southcott" w:date="2024-03-22T12:29:00Z">
        <w:r w:rsidDel="00142A50">
          <w:rPr>
            <w:color w:val="010101"/>
            <w:w w:val="120"/>
            <w:sz w:val="20"/>
          </w:rPr>
          <w:delText>,</w:delText>
        </w:r>
      </w:del>
      <w:r>
        <w:rPr>
          <w:color w:val="010101"/>
          <w:spacing w:val="-7"/>
          <w:w w:val="120"/>
          <w:sz w:val="20"/>
        </w:rPr>
        <w:t xml:space="preserve"> </w:t>
      </w:r>
      <w:ins w:id="8" w:author="Zoe Southcott" w:date="2024-03-22T12:29:00Z">
        <w:r w:rsidR="00142A50">
          <w:rPr>
            <w:color w:val="010101"/>
            <w:spacing w:val="-7"/>
            <w:w w:val="120"/>
            <w:sz w:val="20"/>
          </w:rPr>
          <w:t>(</w:t>
        </w:r>
      </w:ins>
      <w:r>
        <w:rPr>
          <w:color w:val="010101"/>
          <w:w w:val="120"/>
          <w:sz w:val="20"/>
        </w:rPr>
        <w:t>even</w:t>
      </w:r>
      <w:r>
        <w:rPr>
          <w:color w:val="010101"/>
          <w:spacing w:val="-11"/>
          <w:w w:val="120"/>
          <w:sz w:val="20"/>
        </w:rPr>
        <w:t xml:space="preserve"> </w:t>
      </w:r>
      <w:r>
        <w:rPr>
          <w:color w:val="010101"/>
          <w:w w:val="120"/>
          <w:sz w:val="20"/>
        </w:rPr>
        <w:t>early</w:t>
      </w:r>
      <w:r>
        <w:rPr>
          <w:color w:val="010101"/>
          <w:spacing w:val="-12"/>
          <w:w w:val="120"/>
          <w:sz w:val="20"/>
        </w:rPr>
        <w:t xml:space="preserve"> </w:t>
      </w:r>
      <w:r>
        <w:rPr>
          <w:color w:val="010101"/>
          <w:w w:val="120"/>
          <w:sz w:val="20"/>
        </w:rPr>
        <w:t>July</w:t>
      </w:r>
      <w:r>
        <w:rPr>
          <w:color w:val="010101"/>
          <w:spacing w:val="-3"/>
          <w:w w:val="120"/>
          <w:sz w:val="20"/>
        </w:rPr>
        <w:t xml:space="preserve"> </w:t>
      </w:r>
      <w:r>
        <w:rPr>
          <w:color w:val="010101"/>
          <w:w w:val="120"/>
          <w:sz w:val="20"/>
        </w:rPr>
        <w:t>is better than</w:t>
      </w:r>
      <w:r>
        <w:rPr>
          <w:color w:val="010101"/>
          <w:spacing w:val="29"/>
          <w:w w:val="120"/>
          <w:sz w:val="20"/>
        </w:rPr>
        <w:t xml:space="preserve"> </w:t>
      </w:r>
      <w:r>
        <w:rPr>
          <w:color w:val="010101"/>
          <w:w w:val="120"/>
          <w:sz w:val="20"/>
        </w:rPr>
        <w:t>mid-June</w:t>
      </w:r>
      <w:ins w:id="9" w:author="Zoe Southcott" w:date="2024-03-22T12:29:00Z">
        <w:r w:rsidR="00142A50">
          <w:rPr>
            <w:color w:val="010101"/>
            <w:w w:val="120"/>
            <w:sz w:val="20"/>
          </w:rPr>
          <w:t>)</w:t>
        </w:r>
      </w:ins>
    </w:p>
    <w:p w14:paraId="44FF20C9" w14:textId="77777777" w:rsidR="00BF0387" w:rsidRDefault="00BB65A5">
      <w:pPr>
        <w:pStyle w:val="ListParagraph"/>
        <w:numPr>
          <w:ilvl w:val="0"/>
          <w:numId w:val="2"/>
        </w:numPr>
        <w:tabs>
          <w:tab w:val="left" w:pos="6961"/>
        </w:tabs>
        <w:spacing w:before="4"/>
        <w:ind w:left="6960" w:hanging="266"/>
        <w:rPr>
          <w:sz w:val="20"/>
        </w:rPr>
      </w:pPr>
      <w:r>
        <w:rPr>
          <w:color w:val="010101"/>
          <w:w w:val="120"/>
          <w:sz w:val="20"/>
        </w:rPr>
        <w:t>Cut perimeters first, delay interior</w:t>
      </w:r>
      <w:r>
        <w:rPr>
          <w:color w:val="010101"/>
          <w:spacing w:val="-35"/>
          <w:w w:val="120"/>
          <w:sz w:val="20"/>
        </w:rPr>
        <w:t xml:space="preserve"> </w:t>
      </w:r>
      <w:r>
        <w:rPr>
          <w:color w:val="010101"/>
          <w:w w:val="120"/>
          <w:sz w:val="20"/>
        </w:rPr>
        <w:t>cut</w:t>
      </w:r>
    </w:p>
    <w:p w14:paraId="0A9993D8" w14:textId="77777777" w:rsidR="00BF0387" w:rsidRDefault="00BB65A5">
      <w:pPr>
        <w:pStyle w:val="ListParagraph"/>
        <w:numPr>
          <w:ilvl w:val="0"/>
          <w:numId w:val="2"/>
        </w:numPr>
        <w:tabs>
          <w:tab w:val="left" w:pos="6961"/>
        </w:tabs>
        <w:spacing w:before="87"/>
        <w:ind w:left="6960" w:hanging="266"/>
        <w:rPr>
          <w:sz w:val="20"/>
        </w:rPr>
      </w:pPr>
      <w:r>
        <w:rPr>
          <w:color w:val="010101"/>
          <w:w w:val="120"/>
          <w:sz w:val="20"/>
        </w:rPr>
        <w:t>Cut fields with high bird abundance</w:t>
      </w:r>
      <w:r>
        <w:rPr>
          <w:color w:val="010101"/>
          <w:spacing w:val="44"/>
          <w:w w:val="120"/>
          <w:sz w:val="20"/>
        </w:rPr>
        <w:t xml:space="preserve"> </w:t>
      </w:r>
      <w:r>
        <w:rPr>
          <w:color w:val="010101"/>
          <w:w w:val="120"/>
          <w:sz w:val="20"/>
        </w:rPr>
        <w:t>last</w:t>
      </w:r>
    </w:p>
    <w:p w14:paraId="40C96A42" w14:textId="77777777" w:rsidR="00BF0387" w:rsidRDefault="00BB65A5">
      <w:pPr>
        <w:pStyle w:val="ListParagraph"/>
        <w:numPr>
          <w:ilvl w:val="0"/>
          <w:numId w:val="2"/>
        </w:numPr>
        <w:tabs>
          <w:tab w:val="left" w:pos="6961"/>
        </w:tabs>
        <w:spacing w:before="82"/>
        <w:ind w:left="6960" w:hanging="266"/>
        <w:rPr>
          <w:sz w:val="20"/>
        </w:rPr>
      </w:pPr>
      <w:r>
        <w:rPr>
          <w:color w:val="010101"/>
          <w:w w:val="120"/>
          <w:sz w:val="20"/>
        </w:rPr>
        <w:t>Cut large fields</w:t>
      </w:r>
      <w:r>
        <w:rPr>
          <w:color w:val="010101"/>
          <w:spacing w:val="-9"/>
          <w:w w:val="120"/>
          <w:sz w:val="20"/>
        </w:rPr>
        <w:t xml:space="preserve"> </w:t>
      </w:r>
      <w:r>
        <w:rPr>
          <w:color w:val="010101"/>
          <w:w w:val="120"/>
          <w:sz w:val="20"/>
        </w:rPr>
        <w:t>last</w:t>
      </w:r>
    </w:p>
    <w:p w14:paraId="09FE46F0" w14:textId="77777777" w:rsidR="00BF0387" w:rsidRDefault="00BF0387">
      <w:pPr>
        <w:pStyle w:val="BodyText"/>
      </w:pPr>
    </w:p>
    <w:p w14:paraId="7AF41A4F" w14:textId="77777777" w:rsidR="00BF0387" w:rsidRDefault="00BF0387">
      <w:pPr>
        <w:pStyle w:val="BodyText"/>
      </w:pPr>
    </w:p>
    <w:p w14:paraId="01A24097" w14:textId="77777777" w:rsidR="00BF0387" w:rsidRDefault="00BF0387">
      <w:pPr>
        <w:pStyle w:val="BodyText"/>
        <w:spacing w:before="8"/>
        <w:rPr>
          <w:sz w:val="28"/>
        </w:rPr>
      </w:pPr>
    </w:p>
    <w:p w14:paraId="489485F2" w14:textId="77777777" w:rsidR="00BF0387" w:rsidRDefault="00BF0387">
      <w:pPr>
        <w:rPr>
          <w:sz w:val="28"/>
        </w:rPr>
        <w:sectPr w:rsidR="00BF0387">
          <w:pgSz w:w="12240" w:h="15840"/>
          <w:pgMar w:top="380" w:right="200" w:bottom="0" w:left="0" w:header="720" w:footer="720" w:gutter="0"/>
          <w:cols w:space="720"/>
        </w:sectPr>
      </w:pPr>
    </w:p>
    <w:p w14:paraId="04E36B63" w14:textId="77777777" w:rsidR="00BF0387" w:rsidRDefault="00BB65A5">
      <w:pPr>
        <w:spacing w:before="235" w:line="533" w:lineRule="exact"/>
        <w:jc w:val="right"/>
        <w:rPr>
          <w:rFonts w:ascii="Times New Roman"/>
          <w:sz w:val="52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7E206A6E" wp14:editId="3C9FFC24">
            <wp:simplePos x="0" y="0"/>
            <wp:positionH relativeFrom="page">
              <wp:posOffset>5397317</wp:posOffset>
            </wp:positionH>
            <wp:positionV relativeFrom="paragraph">
              <wp:posOffset>-241340</wp:posOffset>
            </wp:positionV>
            <wp:extent cx="586133" cy="476064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33" cy="476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908C8A"/>
          <w:w w:val="60"/>
          <w:sz w:val="52"/>
        </w:rPr>
        <w:t>,ml</w:t>
      </w:r>
    </w:p>
    <w:p w14:paraId="239B6512" w14:textId="77777777" w:rsidR="00BF0387" w:rsidRDefault="00BB65A5">
      <w:pPr>
        <w:pStyle w:val="Heading2"/>
        <w:spacing w:before="87"/>
        <w:ind w:left="717"/>
      </w:pPr>
      <w:r>
        <w:rPr>
          <w:b w:val="0"/>
        </w:rPr>
        <w:br w:type="column"/>
      </w:r>
      <w:proofErr w:type="spellStart"/>
      <w:r>
        <w:rPr>
          <w:color w:val="3F0A07"/>
          <w:w w:val="115"/>
        </w:rPr>
        <w:t>f'astu</w:t>
      </w:r>
      <w:proofErr w:type="spellEnd"/>
      <w:r>
        <w:rPr>
          <w:color w:val="3F0A07"/>
          <w:spacing w:val="-95"/>
          <w:w w:val="115"/>
        </w:rPr>
        <w:t xml:space="preserve"> </w:t>
      </w:r>
      <w:r>
        <w:rPr>
          <w:color w:val="3F0A07"/>
          <w:w w:val="115"/>
        </w:rPr>
        <w:t>res</w:t>
      </w:r>
    </w:p>
    <w:p w14:paraId="1B812E8B" w14:textId="77777777" w:rsidR="00BF0387" w:rsidRDefault="00BF0387">
      <w:pPr>
        <w:sectPr w:rsidR="00BF0387">
          <w:type w:val="continuous"/>
          <w:pgSz w:w="12240" w:h="15840"/>
          <w:pgMar w:top="0" w:right="200" w:bottom="0" w:left="0" w:header="720" w:footer="720" w:gutter="0"/>
          <w:cols w:num="2" w:space="720" w:equalWidth="0">
            <w:col w:w="8626" w:space="40"/>
            <w:col w:w="3374"/>
          </w:cols>
        </w:sectPr>
      </w:pPr>
    </w:p>
    <w:p w14:paraId="45E35D84" w14:textId="2255EC38" w:rsidR="00BF0387" w:rsidRDefault="00BB65A5">
      <w:pPr>
        <w:pStyle w:val="Heading4"/>
      </w:pPr>
      <w:r>
        <w:rPr>
          <w:color w:val="908C8A"/>
          <w:w w:val="115"/>
        </w:rPr>
        <w:t>Alternatives:</w:t>
      </w:r>
    </w:p>
    <w:p w14:paraId="3E8774AF" w14:textId="77777777" w:rsidR="00BF0387" w:rsidRDefault="00BB65A5">
      <w:pPr>
        <w:spacing w:line="300" w:lineRule="exact"/>
        <w:ind w:left="452"/>
        <w:rPr>
          <w:sz w:val="24"/>
        </w:rPr>
      </w:pPr>
      <w:r>
        <w:br w:type="column"/>
      </w:r>
      <w:r>
        <w:rPr>
          <w:color w:val="010101"/>
          <w:w w:val="110"/>
          <w:sz w:val="24"/>
        </w:rPr>
        <w:t xml:space="preserve">Create a nesting refuge: delay grazing until </w:t>
      </w:r>
      <w:r>
        <w:rPr>
          <w:rFonts w:ascii="Times New Roman"/>
          <w:b/>
          <w:color w:val="010101"/>
          <w:w w:val="110"/>
          <w:sz w:val="27"/>
        </w:rPr>
        <w:t xml:space="preserve">mid-July </w:t>
      </w:r>
      <w:r>
        <w:rPr>
          <w:color w:val="010101"/>
          <w:w w:val="110"/>
          <w:sz w:val="24"/>
        </w:rPr>
        <w:t>or later</w:t>
      </w:r>
    </w:p>
    <w:p w14:paraId="6D942E58" w14:textId="77777777" w:rsidR="00BF0387" w:rsidRDefault="00BF0387">
      <w:pPr>
        <w:spacing w:line="300" w:lineRule="exact"/>
        <w:rPr>
          <w:sz w:val="24"/>
        </w:rPr>
        <w:sectPr w:rsidR="00BF0387">
          <w:type w:val="continuous"/>
          <w:pgSz w:w="12240" w:h="15840"/>
          <w:pgMar w:top="0" w:right="200" w:bottom="0" w:left="0" w:header="720" w:footer="720" w:gutter="0"/>
          <w:cols w:num="2" w:space="720" w:equalWidth="0">
            <w:col w:w="2373" w:space="1763"/>
            <w:col w:w="7904"/>
          </w:cols>
        </w:sectPr>
      </w:pPr>
    </w:p>
    <w:p w14:paraId="68C2DED3" w14:textId="77777777" w:rsidR="00BF0387" w:rsidRDefault="00BB65A5">
      <w:pPr>
        <w:pStyle w:val="ListParagraph"/>
        <w:numPr>
          <w:ilvl w:val="0"/>
          <w:numId w:val="1"/>
        </w:numPr>
        <w:tabs>
          <w:tab w:val="left" w:pos="697"/>
        </w:tabs>
        <w:spacing w:before="162"/>
        <w:rPr>
          <w:sz w:val="20"/>
        </w:rPr>
      </w:pPr>
      <w:r>
        <w:rPr>
          <w:color w:val="010101"/>
          <w:w w:val="115"/>
          <w:sz w:val="20"/>
        </w:rPr>
        <w:t>Delay as long as possible (even early July provides some birds a chance to raise</w:t>
      </w:r>
      <w:r>
        <w:rPr>
          <w:color w:val="010101"/>
          <w:spacing w:val="26"/>
          <w:w w:val="115"/>
          <w:sz w:val="20"/>
        </w:rPr>
        <w:t xml:space="preserve"> </w:t>
      </w:r>
      <w:r>
        <w:rPr>
          <w:color w:val="010101"/>
          <w:w w:val="115"/>
          <w:sz w:val="20"/>
        </w:rPr>
        <w:t>young)</w:t>
      </w:r>
    </w:p>
    <w:p w14:paraId="16EB4468" w14:textId="5C2D24AA" w:rsidR="00BF0387" w:rsidRDefault="00BB65A5">
      <w:pPr>
        <w:pStyle w:val="ListParagraph"/>
        <w:numPr>
          <w:ilvl w:val="0"/>
          <w:numId w:val="1"/>
        </w:numPr>
        <w:tabs>
          <w:tab w:val="left" w:pos="697"/>
        </w:tabs>
        <w:spacing w:before="82" w:line="331" w:lineRule="auto"/>
        <w:ind w:right="330"/>
        <w:rPr>
          <w:sz w:val="20"/>
        </w:rPr>
      </w:pPr>
      <w:r>
        <w:rPr>
          <w:color w:val="010101"/>
          <w:w w:val="120"/>
          <w:sz w:val="20"/>
        </w:rPr>
        <w:t>Light spring grazing from late May to the beginning of June, then rest paddock until mid-July (</w:t>
      </w:r>
      <w:r>
        <w:rPr>
          <w:color w:val="010101"/>
          <w:w w:val="120"/>
          <w:sz w:val="20"/>
        </w:rPr>
        <w:t xml:space="preserve">bobolink will </w:t>
      </w:r>
      <w:r>
        <w:rPr>
          <w:color w:val="010101"/>
          <w:w w:val="120"/>
          <w:sz w:val="20"/>
        </w:rPr>
        <w:t xml:space="preserve">stay and </w:t>
      </w:r>
      <w:proofErr w:type="spellStart"/>
      <w:r>
        <w:rPr>
          <w:color w:val="010101"/>
          <w:w w:val="120"/>
          <w:sz w:val="20"/>
        </w:rPr>
        <w:t>renest</w:t>
      </w:r>
      <w:proofErr w:type="spellEnd"/>
      <w:r>
        <w:rPr>
          <w:color w:val="010101"/>
          <w:w w:val="120"/>
          <w:sz w:val="20"/>
        </w:rPr>
        <w:t xml:space="preserve"> </w:t>
      </w:r>
      <w:r>
        <w:rPr>
          <w:color w:val="010101"/>
          <w:w w:val="120"/>
          <w:sz w:val="20"/>
        </w:rPr>
        <w:t>if enough vegetation</w:t>
      </w:r>
      <w:r>
        <w:rPr>
          <w:color w:val="010101"/>
          <w:spacing w:val="2"/>
          <w:w w:val="120"/>
          <w:sz w:val="20"/>
        </w:rPr>
        <w:t xml:space="preserve"> </w:t>
      </w:r>
      <w:r>
        <w:rPr>
          <w:color w:val="010101"/>
          <w:w w:val="120"/>
          <w:sz w:val="20"/>
        </w:rPr>
        <w:t>remains)</w:t>
      </w:r>
    </w:p>
    <w:p w14:paraId="5AAC1801" w14:textId="77777777" w:rsidR="00BF0387" w:rsidRDefault="00BB65A5">
      <w:pPr>
        <w:pStyle w:val="ListParagraph"/>
        <w:numPr>
          <w:ilvl w:val="0"/>
          <w:numId w:val="1"/>
        </w:numPr>
        <w:tabs>
          <w:tab w:val="left" w:pos="697"/>
        </w:tabs>
        <w:spacing w:line="331" w:lineRule="auto"/>
        <w:ind w:right="245"/>
        <w:rPr>
          <w:sz w:val="20"/>
        </w:rPr>
      </w:pPr>
      <w:r>
        <w:rPr>
          <w:color w:val="010101"/>
          <w:w w:val="120"/>
          <w:sz w:val="20"/>
        </w:rPr>
        <w:t>Lengthen rest period between grazing to at least 40 days (if vegetation is short after grazin</w:t>
      </w:r>
      <w:r>
        <w:rPr>
          <w:color w:val="010101"/>
          <w:w w:val="120"/>
          <w:sz w:val="20"/>
        </w:rPr>
        <w:t>g, bobolink will disperse, but eastern meadowlark and grasshopper sparrow will stay and</w:t>
      </w:r>
      <w:r>
        <w:rPr>
          <w:color w:val="010101"/>
          <w:spacing w:val="55"/>
          <w:w w:val="120"/>
          <w:sz w:val="20"/>
        </w:rPr>
        <w:t xml:space="preserve"> </w:t>
      </w:r>
      <w:proofErr w:type="spellStart"/>
      <w:r>
        <w:rPr>
          <w:color w:val="010101"/>
          <w:w w:val="120"/>
          <w:sz w:val="20"/>
        </w:rPr>
        <w:t>renest</w:t>
      </w:r>
      <w:proofErr w:type="spellEnd"/>
      <w:r>
        <w:rPr>
          <w:color w:val="010101"/>
          <w:w w:val="120"/>
          <w:sz w:val="20"/>
        </w:rPr>
        <w:t>)</w:t>
      </w:r>
    </w:p>
    <w:p w14:paraId="1721D07B" w14:textId="77777777" w:rsidR="00BF0387" w:rsidRDefault="00BB65A5">
      <w:pPr>
        <w:pStyle w:val="ListParagraph"/>
        <w:numPr>
          <w:ilvl w:val="0"/>
          <w:numId w:val="1"/>
        </w:numPr>
        <w:tabs>
          <w:tab w:val="left" w:pos="696"/>
        </w:tabs>
        <w:spacing w:line="230" w:lineRule="exact"/>
        <w:ind w:left="695" w:hanging="274"/>
        <w:rPr>
          <w:sz w:val="20"/>
        </w:rPr>
      </w:pPr>
      <w:r>
        <w:rPr>
          <w:color w:val="010101"/>
          <w:w w:val="120"/>
          <w:sz w:val="20"/>
        </w:rPr>
        <w:t>Reduce grazing pressure during peak nesting in fields with high bird</w:t>
      </w:r>
      <w:r>
        <w:rPr>
          <w:color w:val="010101"/>
          <w:spacing w:val="17"/>
          <w:w w:val="120"/>
          <w:sz w:val="20"/>
        </w:rPr>
        <w:t xml:space="preserve"> </w:t>
      </w:r>
      <w:r>
        <w:rPr>
          <w:color w:val="010101"/>
          <w:w w:val="120"/>
          <w:sz w:val="20"/>
        </w:rPr>
        <w:t>abundance</w:t>
      </w:r>
    </w:p>
    <w:p w14:paraId="0747CAAA" w14:textId="77777777" w:rsidR="00BF0387" w:rsidRDefault="00BB65A5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6098C66B" wp14:editId="6000F2CD">
            <wp:simplePos x="0" y="0"/>
            <wp:positionH relativeFrom="page">
              <wp:posOffset>757089</wp:posOffset>
            </wp:positionH>
            <wp:positionV relativeFrom="paragraph">
              <wp:posOffset>162389</wp:posOffset>
            </wp:positionV>
            <wp:extent cx="6610417" cy="57302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417" cy="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69646" w14:textId="77777777" w:rsidR="00BF0387" w:rsidRDefault="00BF0387">
      <w:pPr>
        <w:pStyle w:val="BodyText"/>
      </w:pPr>
    </w:p>
    <w:p w14:paraId="112FF651" w14:textId="77777777" w:rsidR="00BF0387" w:rsidRDefault="00BF0387">
      <w:pPr>
        <w:pStyle w:val="BodyText"/>
      </w:pPr>
    </w:p>
    <w:p w14:paraId="780930B4" w14:textId="77777777" w:rsidR="00BF0387" w:rsidRDefault="00BF0387">
      <w:pPr>
        <w:pStyle w:val="BodyText"/>
      </w:pPr>
    </w:p>
    <w:p w14:paraId="139E5AD6" w14:textId="77777777" w:rsidR="00BF0387" w:rsidRDefault="00BF0387">
      <w:pPr>
        <w:pStyle w:val="BodyText"/>
        <w:spacing w:before="6"/>
        <w:rPr>
          <w:sz w:val="25"/>
        </w:rPr>
      </w:pPr>
    </w:p>
    <w:p w14:paraId="3D0F7785" w14:textId="77777777" w:rsidR="00BF0387" w:rsidRDefault="00BF0387">
      <w:pPr>
        <w:rPr>
          <w:sz w:val="25"/>
        </w:rPr>
        <w:sectPr w:rsidR="00BF0387">
          <w:type w:val="continuous"/>
          <w:pgSz w:w="12240" w:h="15840"/>
          <w:pgMar w:top="0" w:right="200" w:bottom="0" w:left="0" w:header="720" w:footer="720" w:gutter="0"/>
          <w:cols w:space="720"/>
        </w:sectPr>
      </w:pPr>
    </w:p>
    <w:p w14:paraId="1568F080" w14:textId="77777777" w:rsidR="00BF0387" w:rsidRDefault="00BF0387">
      <w:pPr>
        <w:pStyle w:val="BodyText"/>
        <w:spacing w:before="8"/>
        <w:rPr>
          <w:sz w:val="17"/>
        </w:rPr>
      </w:pPr>
    </w:p>
    <w:p w14:paraId="75DF2767" w14:textId="77777777" w:rsidR="00BF0387" w:rsidRDefault="00BB65A5">
      <w:pPr>
        <w:pStyle w:val="BodyText"/>
        <w:tabs>
          <w:tab w:val="left" w:pos="1579"/>
        </w:tabs>
        <w:spacing w:before="1"/>
        <w:ind w:left="377"/>
      </w:pPr>
      <w:r>
        <w:rPr>
          <w:color w:val="265456"/>
          <w:w w:val="68"/>
        </w:rPr>
        <w:t>E</w:t>
      </w:r>
      <w:r>
        <w:rPr>
          <w:color w:val="265456"/>
        </w:rPr>
        <w:t xml:space="preserve"> </w:t>
      </w:r>
      <w:r>
        <w:rPr>
          <w:color w:val="265456"/>
          <w:spacing w:val="-20"/>
        </w:rPr>
        <w:t xml:space="preserve"> </w:t>
      </w:r>
      <w:proofErr w:type="spellStart"/>
      <w:r>
        <w:rPr>
          <w:color w:val="265456"/>
          <w:spacing w:val="-1"/>
          <w:w w:val="103"/>
        </w:rPr>
        <w:t>ast</w:t>
      </w:r>
      <w:r>
        <w:rPr>
          <w:color w:val="265456"/>
          <w:w w:val="103"/>
        </w:rPr>
        <w:t>e</w:t>
      </w:r>
      <w:proofErr w:type="spellEnd"/>
      <w:r>
        <w:rPr>
          <w:color w:val="265456"/>
        </w:rPr>
        <w:tab/>
      </w:r>
      <w:r>
        <w:rPr>
          <w:color w:val="265456"/>
          <w:w w:val="74"/>
        </w:rPr>
        <w:t>d</w:t>
      </w:r>
      <w:r>
        <w:rPr>
          <w:color w:val="265456"/>
        </w:rPr>
        <w:t xml:space="preserve"> </w:t>
      </w:r>
      <w:r>
        <w:rPr>
          <w:color w:val="265456"/>
          <w:spacing w:val="-2"/>
        </w:rPr>
        <w:t xml:space="preserve"> </w:t>
      </w:r>
      <w:r>
        <w:rPr>
          <w:color w:val="265456"/>
          <w:w w:val="74"/>
        </w:rPr>
        <w:t>a</w:t>
      </w:r>
      <w:r>
        <w:rPr>
          <w:color w:val="265456"/>
          <w:spacing w:val="-16"/>
        </w:rPr>
        <w:t xml:space="preserve"> </w:t>
      </w:r>
      <w:proofErr w:type="spellStart"/>
      <w:r>
        <w:rPr>
          <w:color w:val="265456"/>
          <w:spacing w:val="-49"/>
          <w:w w:val="109"/>
        </w:rPr>
        <w:t>w</w:t>
      </w:r>
      <w:r>
        <w:rPr>
          <w:color w:val="265456"/>
          <w:w w:val="17"/>
        </w:rPr>
        <w:t>l</w:t>
      </w:r>
      <w:proofErr w:type="spellEnd"/>
      <w:r>
        <w:rPr>
          <w:color w:val="265456"/>
        </w:rPr>
        <w:t xml:space="preserve"> </w:t>
      </w:r>
      <w:r>
        <w:rPr>
          <w:color w:val="265456"/>
          <w:spacing w:val="-23"/>
        </w:rPr>
        <w:t xml:space="preserve"> </w:t>
      </w:r>
      <w:r>
        <w:rPr>
          <w:color w:val="265456"/>
          <w:w w:val="17"/>
        </w:rPr>
        <w:t>a</w:t>
      </w:r>
      <w:r>
        <w:rPr>
          <w:color w:val="265456"/>
        </w:rPr>
        <w:t xml:space="preserve"> </w:t>
      </w:r>
      <w:r>
        <w:rPr>
          <w:color w:val="265456"/>
          <w:spacing w:val="-2"/>
        </w:rPr>
        <w:t xml:space="preserve"> </w:t>
      </w:r>
      <w:proofErr w:type="spellStart"/>
      <w:r>
        <w:rPr>
          <w:color w:val="265456"/>
          <w:spacing w:val="-48"/>
          <w:w w:val="109"/>
        </w:rPr>
        <w:t>r</w:t>
      </w:r>
      <w:r>
        <w:rPr>
          <w:color w:val="265456"/>
          <w:w w:val="50"/>
        </w:rPr>
        <w:t>k</w:t>
      </w:r>
      <w:proofErr w:type="spellEnd"/>
    </w:p>
    <w:p w14:paraId="0CF79082" w14:textId="77777777" w:rsidR="00BF0387" w:rsidRDefault="00BF0387">
      <w:pPr>
        <w:pStyle w:val="BodyText"/>
        <w:rPr>
          <w:sz w:val="22"/>
        </w:rPr>
      </w:pPr>
    </w:p>
    <w:p w14:paraId="106F88E5" w14:textId="77777777" w:rsidR="00BF0387" w:rsidRDefault="00BF0387">
      <w:pPr>
        <w:pStyle w:val="BodyText"/>
        <w:spacing w:before="8"/>
        <w:rPr>
          <w:sz w:val="27"/>
        </w:rPr>
      </w:pPr>
    </w:p>
    <w:p w14:paraId="21E37F7A" w14:textId="77777777" w:rsidR="00BF0387" w:rsidRDefault="00BB65A5">
      <w:pPr>
        <w:ind w:left="680"/>
        <w:rPr>
          <w:sz w:val="18"/>
        </w:rPr>
      </w:pPr>
      <w:r>
        <w:pict w14:anchorId="1F6F8CF3">
          <v:shape id="_x0000_s1031" type="#_x0000_t202" style="position:absolute;left:0;text-align:left;margin-left:19.45pt;margin-top:-11.2pt;width:15.4pt;height:74.3pt;z-index:251662848;mso-position-horizontal-relative:page" filled="f" stroked="f">
            <v:textbox inset="0,0,0,0">
              <w:txbxContent>
                <w:p w14:paraId="42616012" w14:textId="77777777" w:rsidR="00BF0387" w:rsidRDefault="00BB65A5">
                  <w:pPr>
                    <w:spacing w:line="1485" w:lineRule="exact"/>
                    <w:rPr>
                      <w:rFonts w:ascii="Times New Roman"/>
                      <w:sz w:val="134"/>
                    </w:rPr>
                  </w:pPr>
                  <w:r>
                    <w:rPr>
                      <w:rFonts w:ascii="Times New Roman"/>
                      <w:color w:val="333B33"/>
                      <w:w w:val="50"/>
                      <w:sz w:val="134"/>
                    </w:rPr>
                    <w:t>'j</w:t>
                  </w:r>
                </w:p>
              </w:txbxContent>
            </v:textbox>
            <w10:wrap anchorx="page"/>
          </v:shape>
        </w:pict>
      </w:r>
      <w:r>
        <w:rPr>
          <w:color w:val="265456"/>
          <w:w w:val="90"/>
          <w:sz w:val="18"/>
        </w:rPr>
        <w:t xml:space="preserve">a </w:t>
      </w:r>
      <w:proofErr w:type="spellStart"/>
      <w:r>
        <w:rPr>
          <w:color w:val="265456"/>
          <w:w w:val="105"/>
          <w:sz w:val="18"/>
        </w:rPr>
        <w:t>ssh</w:t>
      </w:r>
      <w:proofErr w:type="spellEnd"/>
      <w:r>
        <w:rPr>
          <w:color w:val="265456"/>
          <w:w w:val="105"/>
          <w:sz w:val="18"/>
        </w:rPr>
        <w:t xml:space="preserve"> </w:t>
      </w:r>
      <w:proofErr w:type="spellStart"/>
      <w:r>
        <w:rPr>
          <w:color w:val="265456"/>
          <w:w w:val="105"/>
          <w:sz w:val="18"/>
        </w:rPr>
        <w:t>pper</w:t>
      </w:r>
      <w:proofErr w:type="spellEnd"/>
      <w:r>
        <w:rPr>
          <w:color w:val="265456"/>
          <w:w w:val="105"/>
          <w:sz w:val="18"/>
        </w:rPr>
        <w:t xml:space="preserve"> sparrow</w:t>
      </w:r>
    </w:p>
    <w:p w14:paraId="2F9E2D55" w14:textId="77777777" w:rsidR="00BF0387" w:rsidRDefault="00BF0387">
      <w:pPr>
        <w:pStyle w:val="BodyText"/>
      </w:pPr>
    </w:p>
    <w:p w14:paraId="623DF0B1" w14:textId="77777777" w:rsidR="00BF0387" w:rsidRDefault="00BB65A5">
      <w:pPr>
        <w:spacing w:before="169" w:line="169" w:lineRule="exact"/>
        <w:ind w:left="1467"/>
        <w:rPr>
          <w:sz w:val="18"/>
        </w:rPr>
      </w:pPr>
      <w:r>
        <w:pict w14:anchorId="157EFE07">
          <v:shape id="_x0000_s1030" type="#_x0000_t202" style="position:absolute;left:0;text-align:left;margin-left:112.65pt;margin-top:11.65pt;width:5.9pt;height:30.8pt;z-index:251663872;mso-position-horizontal-relative:page" filled="f" stroked="f">
            <v:textbox inset="0,0,0,0">
              <w:txbxContent>
                <w:p w14:paraId="620B6954" w14:textId="77777777" w:rsidR="00BF0387" w:rsidRDefault="00BB65A5">
                  <w:pPr>
                    <w:spacing w:line="615" w:lineRule="exact"/>
                    <w:rPr>
                      <w:sz w:val="55"/>
                    </w:rPr>
                  </w:pPr>
                  <w:r>
                    <w:rPr>
                      <w:color w:val="908C8A"/>
                      <w:w w:val="77"/>
                      <w:sz w:val="55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color w:val="265456"/>
          <w:w w:val="115"/>
          <w:sz w:val="18"/>
        </w:rPr>
        <w:t>Bobolink</w:t>
      </w:r>
    </w:p>
    <w:p w14:paraId="7D4795D5" w14:textId="77777777" w:rsidR="00BF0387" w:rsidRDefault="00BB65A5">
      <w:pPr>
        <w:pStyle w:val="Heading1"/>
        <w:spacing w:line="491" w:lineRule="exact"/>
        <w:ind w:right="439"/>
        <w:jc w:val="right"/>
        <w:rPr>
          <w:rFonts w:ascii="Arial"/>
        </w:rPr>
      </w:pPr>
      <w:r>
        <w:rPr>
          <w:rFonts w:ascii="Arial"/>
          <w:color w:val="908C8A"/>
          <w:w w:val="102"/>
        </w:rPr>
        <w:t>.</w:t>
      </w:r>
    </w:p>
    <w:p w14:paraId="3E4BFCEC" w14:textId="77777777" w:rsidR="00BF0387" w:rsidRDefault="00BB65A5">
      <w:pPr>
        <w:pStyle w:val="BodyText"/>
        <w:tabs>
          <w:tab w:val="left" w:pos="6156"/>
        </w:tabs>
        <w:spacing w:before="98"/>
        <w:ind w:left="351"/>
      </w:pPr>
      <w:r>
        <w:br w:type="column"/>
      </w:r>
      <w:r>
        <w:rPr>
          <w:color w:val="3F0A07"/>
          <w:w w:val="175"/>
          <w:position w:val="1"/>
        </w:rPr>
        <w:t>arrival</w:t>
      </w:r>
      <w:r>
        <w:rPr>
          <w:color w:val="3F0A07"/>
          <w:w w:val="175"/>
          <w:position w:val="1"/>
        </w:rPr>
        <w:tab/>
      </w:r>
      <w:r>
        <w:rPr>
          <w:color w:val="3F0A07"/>
          <w:w w:val="155"/>
        </w:rPr>
        <w:t>post-breeding</w:t>
      </w:r>
      <w:r>
        <w:rPr>
          <w:color w:val="3F0A07"/>
          <w:spacing w:val="-5"/>
          <w:w w:val="155"/>
        </w:rPr>
        <w:t xml:space="preserve"> </w:t>
      </w:r>
      <w:r>
        <w:rPr>
          <w:color w:val="3F0A07"/>
          <w:w w:val="155"/>
        </w:rPr>
        <w:t>migration</w:t>
      </w:r>
    </w:p>
    <w:p w14:paraId="0432BCFC" w14:textId="77777777" w:rsidR="00BF0387" w:rsidRDefault="00BF0387">
      <w:pPr>
        <w:pStyle w:val="BodyText"/>
        <w:spacing w:before="8"/>
        <w:rPr>
          <w:sz w:val="24"/>
        </w:rPr>
      </w:pPr>
    </w:p>
    <w:p w14:paraId="2988BB75" w14:textId="77777777" w:rsidR="00BF0387" w:rsidRDefault="00BB65A5">
      <w:pPr>
        <w:spacing w:line="297" w:lineRule="auto"/>
        <w:ind w:left="5812" w:right="273" w:hanging="2"/>
        <w:rPr>
          <w:sz w:val="18"/>
        </w:rPr>
      </w:pPr>
      <w:r>
        <w:pict w14:anchorId="43E40B6A">
          <v:group id="_x0000_s1026" style="position:absolute;left:0;text-align:left;margin-left:84.6pt;margin-top:-65.35pt;width:525.95pt;height:170.15pt;z-index:-251656704;mso-position-horizontal-relative:page" coordorigin="1692,-1307" coordsize="10519,340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1692;top:-1307;width:10519;height:3403">
              <v:imagedata r:id="rId17" o:title=""/>
            </v:shape>
            <v:shape id="_x0000_s1028" style="position:absolute;left:1785;top:-9827;width:1287;height:466" coordorigin="1786,-9827" coordsize="1287,466" o:spt="100" adj="0,,0" path="m1865,-1234r1212,m1788,-768r1212,e" filled="f" strokeweight=".42392mm">
              <v:stroke joinstyle="round"/>
              <v:formulas/>
              <v:path arrowok="t" o:connecttype="segments"/>
            </v:shape>
            <v:shape id="_x0000_s1027" style="position:absolute;left:1921;top:-12145;width:367;height:2" coordorigin="1921,-12145" coordsize="367,0" o:spt="100" adj="0,,0" path="m1924,1553r44,m2253,1553r38,e" filled="f" strokecolor="#908c8a" strokeweight=".35328mm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265456"/>
          <w:w w:val="115"/>
          <w:sz w:val="18"/>
        </w:rPr>
        <w:t xml:space="preserve">Bobolink and eastern meadowlark breeding territories  frequently contain more than 1 nesting female, whereas grasshopper </w:t>
      </w:r>
      <w:proofErr w:type="gramStart"/>
      <w:r>
        <w:rPr>
          <w:color w:val="265456"/>
          <w:w w:val="115"/>
          <w:sz w:val="18"/>
        </w:rPr>
        <w:t>sparrows</w:t>
      </w:r>
      <w:proofErr w:type="gramEnd"/>
      <w:r>
        <w:rPr>
          <w:color w:val="265456"/>
          <w:w w:val="115"/>
          <w:sz w:val="18"/>
        </w:rPr>
        <w:t xml:space="preserve"> pair with only 1</w:t>
      </w:r>
      <w:r>
        <w:rPr>
          <w:color w:val="265456"/>
          <w:spacing w:val="-1"/>
          <w:w w:val="115"/>
          <w:sz w:val="18"/>
        </w:rPr>
        <w:t xml:space="preserve"> </w:t>
      </w:r>
      <w:r>
        <w:rPr>
          <w:color w:val="265456"/>
          <w:w w:val="115"/>
          <w:sz w:val="18"/>
        </w:rPr>
        <w:t>mate.</w:t>
      </w:r>
    </w:p>
    <w:p w14:paraId="7D8C3BE9" w14:textId="77777777" w:rsidR="00BF0387" w:rsidRDefault="00BF0387">
      <w:pPr>
        <w:spacing w:line="297" w:lineRule="auto"/>
        <w:rPr>
          <w:sz w:val="18"/>
        </w:rPr>
        <w:sectPr w:rsidR="00BF0387">
          <w:type w:val="continuous"/>
          <w:pgSz w:w="12240" w:h="15840"/>
          <w:pgMar w:top="0" w:right="200" w:bottom="0" w:left="0" w:header="720" w:footer="720" w:gutter="0"/>
          <w:cols w:num="2" w:space="720" w:equalWidth="0">
            <w:col w:w="2497" w:space="40"/>
            <w:col w:w="9503"/>
          </w:cols>
        </w:sectPr>
      </w:pPr>
    </w:p>
    <w:p w14:paraId="07E353A2" w14:textId="77777777" w:rsidR="00BF0387" w:rsidRDefault="00BF0387">
      <w:pPr>
        <w:pStyle w:val="BodyText"/>
        <w:spacing w:before="5"/>
        <w:rPr>
          <w:sz w:val="22"/>
        </w:rPr>
      </w:pPr>
    </w:p>
    <w:p w14:paraId="370C163D" w14:textId="77777777" w:rsidR="00BF0387" w:rsidRDefault="00BF0387">
      <w:pPr>
        <w:sectPr w:rsidR="00BF0387">
          <w:type w:val="continuous"/>
          <w:pgSz w:w="12240" w:h="15840"/>
          <w:pgMar w:top="0" w:right="200" w:bottom="0" w:left="0" w:header="720" w:footer="720" w:gutter="0"/>
          <w:cols w:space="720"/>
        </w:sectPr>
      </w:pPr>
    </w:p>
    <w:p w14:paraId="65BDF853" w14:textId="77777777" w:rsidR="00BF0387" w:rsidRDefault="00BF0387">
      <w:pPr>
        <w:pStyle w:val="BodyText"/>
        <w:spacing w:before="4"/>
        <w:rPr>
          <w:sz w:val="28"/>
        </w:rPr>
      </w:pPr>
    </w:p>
    <w:p w14:paraId="43EC8402" w14:textId="77777777" w:rsidR="00BF0387" w:rsidRDefault="00BB65A5">
      <w:pPr>
        <w:ind w:left="192"/>
        <w:rPr>
          <w:sz w:val="18"/>
        </w:rPr>
      </w:pPr>
      <w:r>
        <w:rPr>
          <w:color w:val="908C8A"/>
          <w:w w:val="120"/>
          <w:sz w:val="18"/>
        </w:rPr>
        <w:t>©{2024 }BECO</w:t>
      </w:r>
    </w:p>
    <w:p w14:paraId="6391243B" w14:textId="77777777" w:rsidR="00BF0387" w:rsidRDefault="00BB65A5">
      <w:pPr>
        <w:spacing w:before="95" w:line="300" w:lineRule="auto"/>
        <w:ind w:left="192" w:right="48" w:firstLine="273"/>
        <w:rPr>
          <w:sz w:val="17"/>
        </w:rPr>
      </w:pPr>
      <w:r>
        <w:br w:type="column"/>
      </w:r>
      <w:r>
        <w:rPr>
          <w:color w:val="908C8A"/>
          <w:w w:val="115"/>
          <w:sz w:val="17"/>
        </w:rPr>
        <w:t xml:space="preserve">beco-birds.org </w:t>
      </w:r>
      <w:proofErr w:type="spellStart"/>
      <w:r>
        <w:rPr>
          <w:color w:val="908C8A"/>
          <w:w w:val="115"/>
          <w:sz w:val="17"/>
        </w:rPr>
        <w:t>gra</w:t>
      </w:r>
      <w:proofErr w:type="spellEnd"/>
      <w:r>
        <w:rPr>
          <w:color w:val="908C8A"/>
          <w:w w:val="115"/>
          <w:sz w:val="17"/>
        </w:rPr>
        <w:t xml:space="preserve"> </w:t>
      </w:r>
      <w:proofErr w:type="spellStart"/>
      <w:r>
        <w:rPr>
          <w:color w:val="908C8A"/>
          <w:w w:val="115"/>
          <w:sz w:val="17"/>
        </w:rPr>
        <w:t>ssla</w:t>
      </w:r>
      <w:proofErr w:type="spellEnd"/>
      <w:r>
        <w:rPr>
          <w:color w:val="908C8A"/>
          <w:w w:val="115"/>
          <w:sz w:val="17"/>
        </w:rPr>
        <w:t xml:space="preserve"> </w:t>
      </w:r>
      <w:proofErr w:type="spellStart"/>
      <w:r>
        <w:rPr>
          <w:color w:val="908C8A"/>
          <w:w w:val="115"/>
          <w:sz w:val="17"/>
        </w:rPr>
        <w:t>nd</w:t>
      </w:r>
      <w:proofErr w:type="spellEnd"/>
      <w:r>
        <w:rPr>
          <w:color w:val="908C8A"/>
          <w:w w:val="115"/>
          <w:sz w:val="17"/>
        </w:rPr>
        <w:t xml:space="preserve"> b </w:t>
      </w:r>
      <w:proofErr w:type="spellStart"/>
      <w:r>
        <w:rPr>
          <w:color w:val="908C8A"/>
          <w:w w:val="115"/>
          <w:sz w:val="17"/>
        </w:rPr>
        <w:t>i</w:t>
      </w:r>
      <w:proofErr w:type="spellEnd"/>
      <w:r>
        <w:rPr>
          <w:color w:val="908C8A"/>
          <w:w w:val="115"/>
          <w:sz w:val="17"/>
        </w:rPr>
        <w:t xml:space="preserve"> </w:t>
      </w:r>
      <w:proofErr w:type="spellStart"/>
      <w:r>
        <w:rPr>
          <w:color w:val="908C8A"/>
          <w:w w:val="115"/>
          <w:sz w:val="17"/>
        </w:rPr>
        <w:t>rd</w:t>
      </w:r>
      <w:proofErr w:type="spellEnd"/>
      <w:r>
        <w:rPr>
          <w:color w:val="908C8A"/>
          <w:w w:val="115"/>
          <w:sz w:val="17"/>
        </w:rPr>
        <w:t xml:space="preserve"> </w:t>
      </w:r>
      <w:proofErr w:type="spellStart"/>
      <w:r>
        <w:rPr>
          <w:color w:val="908C8A"/>
          <w:w w:val="115"/>
          <w:sz w:val="17"/>
        </w:rPr>
        <w:t>s.c</w:t>
      </w:r>
      <w:proofErr w:type="spellEnd"/>
    </w:p>
    <w:sectPr w:rsidR="00BF0387">
      <w:type w:val="continuous"/>
      <w:pgSz w:w="12240" w:h="15840"/>
      <w:pgMar w:top="0" w:right="200" w:bottom="0" w:left="0" w:header="720" w:footer="720" w:gutter="0"/>
      <w:cols w:num="2" w:space="720" w:equalWidth="0">
        <w:col w:w="1661" w:space="8353"/>
        <w:col w:w="2026"/>
      </w:cols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Zoe Southcott" w:date="2024-03-21T11:58:00Z" w:initials="ZS">
    <w:p w14:paraId="16D7BFEE" w14:textId="77777777" w:rsidR="00EC5580" w:rsidRDefault="00EC5580">
      <w:pPr>
        <w:pStyle w:val="CommentText"/>
      </w:pPr>
      <w:r>
        <w:rPr>
          <w:rStyle w:val="CommentReference"/>
        </w:rPr>
        <w:annotationRef/>
      </w:r>
      <w:r>
        <w:t>Add hyperlink:</w:t>
      </w:r>
    </w:p>
    <w:p w14:paraId="6DEAD04B" w14:textId="77777777" w:rsidR="00EC5580" w:rsidRDefault="00EC5580">
      <w:pPr>
        <w:pStyle w:val="CommentText"/>
      </w:pPr>
      <w:r>
        <w:rPr>
          <w:rFonts w:ascii="Segoe UI" w:eastAsiaTheme="minorHAnsi" w:hAnsi="Segoe UI" w:cs="Segoe UI"/>
          <w:color w:val="000000"/>
          <w:sz w:val="21"/>
          <w:szCs w:val="21"/>
          <w:lang w:bidi="ar-SA"/>
        </w:rPr>
        <w:t>https://www.science.org/doi/10.1126/science.aaw1313</w:t>
      </w:r>
    </w:p>
  </w:comment>
  <w:comment w:id="6" w:author="Zoe Southcott" w:date="2024-03-21T11:58:00Z" w:initials="ZS">
    <w:p w14:paraId="6445CE58" w14:textId="77777777" w:rsidR="00EC5580" w:rsidRDefault="00EC5580">
      <w:pPr>
        <w:pStyle w:val="CommentText"/>
      </w:pPr>
      <w:r>
        <w:rPr>
          <w:rStyle w:val="CommentReference"/>
        </w:rPr>
        <w:annotationRef/>
      </w:r>
      <w:r>
        <w:t>Add hyperlink:</w:t>
      </w:r>
    </w:p>
    <w:p w14:paraId="650A04F8" w14:textId="77777777" w:rsidR="00EC5580" w:rsidRDefault="00EC5580">
      <w:pPr>
        <w:pStyle w:val="CommentText"/>
      </w:pPr>
      <w:r>
        <w:rPr>
          <w:rFonts w:ascii="Segoe UI" w:eastAsiaTheme="minorHAnsi" w:hAnsi="Segoe UI" w:cs="Segoe UI"/>
          <w:color w:val="000000"/>
          <w:sz w:val="21"/>
          <w:szCs w:val="21"/>
          <w:lang w:bidi="ar-SA"/>
        </w:rPr>
        <w:t>https://wildlife-species.canada.ca/breeding-bird-survey-results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DEAD04B" w15:done="0"/>
  <w15:commentEx w15:paraId="650A04F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DEAD04B" w16cid:durableId="29A69F48"/>
  <w16cid:commentId w16cid:paraId="650A04F8" w16cid:durableId="29A69F7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0C2F71"/>
    <w:multiLevelType w:val="hybridMultilevel"/>
    <w:tmpl w:val="96EA2842"/>
    <w:lvl w:ilvl="0" w:tplc="E4E4A840">
      <w:numFmt w:val="bullet"/>
      <w:lvlText w:val="•"/>
      <w:lvlJc w:val="left"/>
      <w:pPr>
        <w:ind w:left="7352" w:hanging="468"/>
      </w:pPr>
      <w:rPr>
        <w:rFonts w:ascii="Times New Roman" w:eastAsia="Times New Roman" w:hAnsi="Times New Roman" w:cs="Times New Roman" w:hint="default"/>
        <w:color w:val="77797C"/>
        <w:w w:val="96"/>
        <w:sz w:val="8"/>
        <w:szCs w:val="8"/>
        <w:lang w:val="en-US" w:eastAsia="en-US" w:bidi="en-US"/>
      </w:rPr>
    </w:lvl>
    <w:lvl w:ilvl="1" w:tplc="1CD44112">
      <w:numFmt w:val="bullet"/>
      <w:lvlText w:val="•"/>
      <w:lvlJc w:val="left"/>
      <w:pPr>
        <w:ind w:left="7828" w:hanging="468"/>
      </w:pPr>
      <w:rPr>
        <w:rFonts w:hint="default"/>
        <w:lang w:val="en-US" w:eastAsia="en-US" w:bidi="en-US"/>
      </w:rPr>
    </w:lvl>
    <w:lvl w:ilvl="2" w:tplc="DDB06558">
      <w:numFmt w:val="bullet"/>
      <w:lvlText w:val="•"/>
      <w:lvlJc w:val="left"/>
      <w:pPr>
        <w:ind w:left="8296" w:hanging="468"/>
      </w:pPr>
      <w:rPr>
        <w:rFonts w:hint="default"/>
        <w:lang w:val="en-US" w:eastAsia="en-US" w:bidi="en-US"/>
      </w:rPr>
    </w:lvl>
    <w:lvl w:ilvl="3" w:tplc="46F8FA56">
      <w:numFmt w:val="bullet"/>
      <w:lvlText w:val="•"/>
      <w:lvlJc w:val="left"/>
      <w:pPr>
        <w:ind w:left="8764" w:hanging="468"/>
      </w:pPr>
      <w:rPr>
        <w:rFonts w:hint="default"/>
        <w:lang w:val="en-US" w:eastAsia="en-US" w:bidi="en-US"/>
      </w:rPr>
    </w:lvl>
    <w:lvl w:ilvl="4" w:tplc="3B52409A">
      <w:numFmt w:val="bullet"/>
      <w:lvlText w:val="•"/>
      <w:lvlJc w:val="left"/>
      <w:pPr>
        <w:ind w:left="9232" w:hanging="468"/>
      </w:pPr>
      <w:rPr>
        <w:rFonts w:hint="default"/>
        <w:lang w:val="en-US" w:eastAsia="en-US" w:bidi="en-US"/>
      </w:rPr>
    </w:lvl>
    <w:lvl w:ilvl="5" w:tplc="D7988646">
      <w:numFmt w:val="bullet"/>
      <w:lvlText w:val="•"/>
      <w:lvlJc w:val="left"/>
      <w:pPr>
        <w:ind w:left="9700" w:hanging="468"/>
      </w:pPr>
      <w:rPr>
        <w:rFonts w:hint="default"/>
        <w:lang w:val="en-US" w:eastAsia="en-US" w:bidi="en-US"/>
      </w:rPr>
    </w:lvl>
    <w:lvl w:ilvl="6" w:tplc="C41861C6">
      <w:numFmt w:val="bullet"/>
      <w:lvlText w:val="•"/>
      <w:lvlJc w:val="left"/>
      <w:pPr>
        <w:ind w:left="10168" w:hanging="468"/>
      </w:pPr>
      <w:rPr>
        <w:rFonts w:hint="default"/>
        <w:lang w:val="en-US" w:eastAsia="en-US" w:bidi="en-US"/>
      </w:rPr>
    </w:lvl>
    <w:lvl w:ilvl="7" w:tplc="84485152">
      <w:numFmt w:val="bullet"/>
      <w:lvlText w:val="•"/>
      <w:lvlJc w:val="left"/>
      <w:pPr>
        <w:ind w:left="10636" w:hanging="468"/>
      </w:pPr>
      <w:rPr>
        <w:rFonts w:hint="default"/>
        <w:lang w:val="en-US" w:eastAsia="en-US" w:bidi="en-US"/>
      </w:rPr>
    </w:lvl>
    <w:lvl w:ilvl="8" w:tplc="09485BBA">
      <w:numFmt w:val="bullet"/>
      <w:lvlText w:val="•"/>
      <w:lvlJc w:val="left"/>
      <w:pPr>
        <w:ind w:left="11104" w:hanging="468"/>
      </w:pPr>
      <w:rPr>
        <w:rFonts w:hint="default"/>
        <w:lang w:val="en-US" w:eastAsia="en-US" w:bidi="en-US"/>
      </w:rPr>
    </w:lvl>
  </w:abstractNum>
  <w:abstractNum w:abstractNumId="1" w15:restartNumberingAfterBreak="0">
    <w:nsid w:val="2629231F"/>
    <w:multiLevelType w:val="hybridMultilevel"/>
    <w:tmpl w:val="4CF60EFC"/>
    <w:lvl w:ilvl="0" w:tplc="3B6E5962">
      <w:numFmt w:val="bullet"/>
      <w:lvlText w:val="•"/>
      <w:lvlJc w:val="left"/>
      <w:pPr>
        <w:ind w:left="6967" w:hanging="275"/>
      </w:pPr>
      <w:rPr>
        <w:rFonts w:ascii="Arial" w:eastAsia="Arial" w:hAnsi="Arial" w:cs="Arial" w:hint="default"/>
        <w:color w:val="010101"/>
        <w:w w:val="98"/>
        <w:sz w:val="20"/>
        <w:szCs w:val="20"/>
        <w:lang w:val="en-US" w:eastAsia="en-US" w:bidi="en-US"/>
      </w:rPr>
    </w:lvl>
    <w:lvl w:ilvl="1" w:tplc="907A1040">
      <w:numFmt w:val="bullet"/>
      <w:lvlText w:val="•"/>
      <w:lvlJc w:val="left"/>
      <w:pPr>
        <w:ind w:left="7468" w:hanging="275"/>
      </w:pPr>
      <w:rPr>
        <w:rFonts w:hint="default"/>
        <w:lang w:val="en-US" w:eastAsia="en-US" w:bidi="en-US"/>
      </w:rPr>
    </w:lvl>
    <w:lvl w:ilvl="2" w:tplc="BE4AB3AA">
      <w:numFmt w:val="bullet"/>
      <w:lvlText w:val="•"/>
      <w:lvlJc w:val="left"/>
      <w:pPr>
        <w:ind w:left="7976" w:hanging="275"/>
      </w:pPr>
      <w:rPr>
        <w:rFonts w:hint="default"/>
        <w:lang w:val="en-US" w:eastAsia="en-US" w:bidi="en-US"/>
      </w:rPr>
    </w:lvl>
    <w:lvl w:ilvl="3" w:tplc="21A04B74">
      <w:numFmt w:val="bullet"/>
      <w:lvlText w:val="•"/>
      <w:lvlJc w:val="left"/>
      <w:pPr>
        <w:ind w:left="8484" w:hanging="275"/>
      </w:pPr>
      <w:rPr>
        <w:rFonts w:hint="default"/>
        <w:lang w:val="en-US" w:eastAsia="en-US" w:bidi="en-US"/>
      </w:rPr>
    </w:lvl>
    <w:lvl w:ilvl="4" w:tplc="227E7EDA">
      <w:numFmt w:val="bullet"/>
      <w:lvlText w:val="•"/>
      <w:lvlJc w:val="left"/>
      <w:pPr>
        <w:ind w:left="8992" w:hanging="275"/>
      </w:pPr>
      <w:rPr>
        <w:rFonts w:hint="default"/>
        <w:lang w:val="en-US" w:eastAsia="en-US" w:bidi="en-US"/>
      </w:rPr>
    </w:lvl>
    <w:lvl w:ilvl="5" w:tplc="E370D630">
      <w:numFmt w:val="bullet"/>
      <w:lvlText w:val="•"/>
      <w:lvlJc w:val="left"/>
      <w:pPr>
        <w:ind w:left="9500" w:hanging="275"/>
      </w:pPr>
      <w:rPr>
        <w:rFonts w:hint="default"/>
        <w:lang w:val="en-US" w:eastAsia="en-US" w:bidi="en-US"/>
      </w:rPr>
    </w:lvl>
    <w:lvl w:ilvl="6" w:tplc="AA6ECF90">
      <w:numFmt w:val="bullet"/>
      <w:lvlText w:val="•"/>
      <w:lvlJc w:val="left"/>
      <w:pPr>
        <w:ind w:left="10008" w:hanging="275"/>
      </w:pPr>
      <w:rPr>
        <w:rFonts w:hint="default"/>
        <w:lang w:val="en-US" w:eastAsia="en-US" w:bidi="en-US"/>
      </w:rPr>
    </w:lvl>
    <w:lvl w:ilvl="7" w:tplc="407EB782">
      <w:numFmt w:val="bullet"/>
      <w:lvlText w:val="•"/>
      <w:lvlJc w:val="left"/>
      <w:pPr>
        <w:ind w:left="10516" w:hanging="275"/>
      </w:pPr>
      <w:rPr>
        <w:rFonts w:hint="default"/>
        <w:lang w:val="en-US" w:eastAsia="en-US" w:bidi="en-US"/>
      </w:rPr>
    </w:lvl>
    <w:lvl w:ilvl="8" w:tplc="AE06C828">
      <w:numFmt w:val="bullet"/>
      <w:lvlText w:val="•"/>
      <w:lvlJc w:val="left"/>
      <w:pPr>
        <w:ind w:left="11024" w:hanging="275"/>
      </w:pPr>
      <w:rPr>
        <w:rFonts w:hint="default"/>
        <w:lang w:val="en-US" w:eastAsia="en-US" w:bidi="en-US"/>
      </w:rPr>
    </w:lvl>
  </w:abstractNum>
  <w:abstractNum w:abstractNumId="2" w15:restartNumberingAfterBreak="0">
    <w:nsid w:val="4CF0463F"/>
    <w:multiLevelType w:val="hybridMultilevel"/>
    <w:tmpl w:val="392CA682"/>
    <w:lvl w:ilvl="0" w:tplc="37E832EE">
      <w:numFmt w:val="bullet"/>
      <w:lvlText w:val="•"/>
      <w:lvlJc w:val="left"/>
      <w:pPr>
        <w:ind w:left="696" w:hanging="275"/>
      </w:pPr>
      <w:rPr>
        <w:rFonts w:ascii="Arial" w:eastAsia="Arial" w:hAnsi="Arial" w:cs="Arial" w:hint="default"/>
        <w:color w:val="010101"/>
        <w:w w:val="113"/>
        <w:sz w:val="20"/>
        <w:szCs w:val="20"/>
        <w:lang w:val="en-US" w:eastAsia="en-US" w:bidi="en-US"/>
      </w:rPr>
    </w:lvl>
    <w:lvl w:ilvl="1" w:tplc="497C8468">
      <w:numFmt w:val="bullet"/>
      <w:lvlText w:val="•"/>
      <w:lvlJc w:val="left"/>
      <w:pPr>
        <w:ind w:left="1834" w:hanging="275"/>
      </w:pPr>
      <w:rPr>
        <w:rFonts w:hint="default"/>
        <w:lang w:val="en-US" w:eastAsia="en-US" w:bidi="en-US"/>
      </w:rPr>
    </w:lvl>
    <w:lvl w:ilvl="2" w:tplc="216224D2">
      <w:numFmt w:val="bullet"/>
      <w:lvlText w:val="•"/>
      <w:lvlJc w:val="left"/>
      <w:pPr>
        <w:ind w:left="2968" w:hanging="275"/>
      </w:pPr>
      <w:rPr>
        <w:rFonts w:hint="default"/>
        <w:lang w:val="en-US" w:eastAsia="en-US" w:bidi="en-US"/>
      </w:rPr>
    </w:lvl>
    <w:lvl w:ilvl="3" w:tplc="E536D392">
      <w:numFmt w:val="bullet"/>
      <w:lvlText w:val="•"/>
      <w:lvlJc w:val="left"/>
      <w:pPr>
        <w:ind w:left="4102" w:hanging="275"/>
      </w:pPr>
      <w:rPr>
        <w:rFonts w:hint="default"/>
        <w:lang w:val="en-US" w:eastAsia="en-US" w:bidi="en-US"/>
      </w:rPr>
    </w:lvl>
    <w:lvl w:ilvl="4" w:tplc="2CD65432">
      <w:numFmt w:val="bullet"/>
      <w:lvlText w:val="•"/>
      <w:lvlJc w:val="left"/>
      <w:pPr>
        <w:ind w:left="5236" w:hanging="275"/>
      </w:pPr>
      <w:rPr>
        <w:rFonts w:hint="default"/>
        <w:lang w:val="en-US" w:eastAsia="en-US" w:bidi="en-US"/>
      </w:rPr>
    </w:lvl>
    <w:lvl w:ilvl="5" w:tplc="67A0CE2E">
      <w:numFmt w:val="bullet"/>
      <w:lvlText w:val="•"/>
      <w:lvlJc w:val="left"/>
      <w:pPr>
        <w:ind w:left="6370" w:hanging="275"/>
      </w:pPr>
      <w:rPr>
        <w:rFonts w:hint="default"/>
        <w:lang w:val="en-US" w:eastAsia="en-US" w:bidi="en-US"/>
      </w:rPr>
    </w:lvl>
    <w:lvl w:ilvl="6" w:tplc="4F6678A0">
      <w:numFmt w:val="bullet"/>
      <w:lvlText w:val="•"/>
      <w:lvlJc w:val="left"/>
      <w:pPr>
        <w:ind w:left="7504" w:hanging="275"/>
      </w:pPr>
      <w:rPr>
        <w:rFonts w:hint="default"/>
        <w:lang w:val="en-US" w:eastAsia="en-US" w:bidi="en-US"/>
      </w:rPr>
    </w:lvl>
    <w:lvl w:ilvl="7" w:tplc="0D723A72">
      <w:numFmt w:val="bullet"/>
      <w:lvlText w:val="•"/>
      <w:lvlJc w:val="left"/>
      <w:pPr>
        <w:ind w:left="8638" w:hanging="275"/>
      </w:pPr>
      <w:rPr>
        <w:rFonts w:hint="default"/>
        <w:lang w:val="en-US" w:eastAsia="en-US" w:bidi="en-US"/>
      </w:rPr>
    </w:lvl>
    <w:lvl w:ilvl="8" w:tplc="76EA8E44">
      <w:numFmt w:val="bullet"/>
      <w:lvlText w:val="•"/>
      <w:lvlJc w:val="left"/>
      <w:pPr>
        <w:ind w:left="9772" w:hanging="275"/>
      </w:pPr>
      <w:rPr>
        <w:rFonts w:hint="default"/>
        <w:lang w:val="en-US" w:eastAsia="en-US" w:bidi="en-U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oe Southcott">
    <w15:presenceInfo w15:providerId="Windows Live" w15:userId="98bcab046a75666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trackRevisions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0387"/>
    <w:rsid w:val="00142A50"/>
    <w:rsid w:val="007D7343"/>
    <w:rsid w:val="00902D95"/>
    <w:rsid w:val="009D1520"/>
    <w:rsid w:val="00BB48CD"/>
    <w:rsid w:val="00BB65A5"/>
    <w:rsid w:val="00BD30F5"/>
    <w:rsid w:val="00BF0387"/>
    <w:rsid w:val="00E62779"/>
    <w:rsid w:val="00EC5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0C3CD7EE"/>
  <w15:docId w15:val="{2B0D2609-EECA-482E-8577-AD7B2A3C4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Times New Roman" w:eastAsia="Times New Roman" w:hAnsi="Times New Roman" w:cs="Times New Roman"/>
      <w:sz w:val="46"/>
      <w:szCs w:val="46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  <w:sz w:val="44"/>
      <w:szCs w:val="44"/>
    </w:rPr>
  </w:style>
  <w:style w:type="paragraph" w:styleId="Heading3">
    <w:name w:val="heading 3"/>
    <w:basedOn w:val="Normal"/>
    <w:uiPriority w:val="9"/>
    <w:unhideWhenUsed/>
    <w:qFormat/>
    <w:pPr>
      <w:ind w:left="551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spacing w:before="27"/>
      <w:ind w:left="452"/>
      <w:outlineLvl w:val="3"/>
    </w:pPr>
    <w:rPr>
      <w:sz w:val="30"/>
      <w:szCs w:val="30"/>
    </w:rPr>
  </w:style>
  <w:style w:type="paragraph" w:styleId="Heading5">
    <w:name w:val="heading 5"/>
    <w:basedOn w:val="Normal"/>
    <w:uiPriority w:val="9"/>
    <w:unhideWhenUsed/>
    <w:qFormat/>
    <w:pPr>
      <w:spacing w:before="98"/>
      <w:ind w:left="547"/>
      <w:outlineLvl w:val="4"/>
    </w:pPr>
    <w:rPr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696" w:hanging="275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EC558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558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5580"/>
    <w:rPr>
      <w:rFonts w:ascii="Arial" w:eastAsia="Arial" w:hAnsi="Arial" w:cs="Arial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558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5580"/>
    <w:rPr>
      <w:rFonts w:ascii="Arial" w:eastAsia="Arial" w:hAnsi="Arial" w:cs="Arial"/>
      <w:b/>
      <w:bCs/>
      <w:sz w:val="20"/>
      <w:szCs w:val="20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558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5580"/>
    <w:rPr>
      <w:rFonts w:ascii="Segoe UI" w:eastAsia="Arial" w:hAnsi="Segoe UI" w:cs="Segoe UI"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microsoft.com/office/2016/09/relationships/commentsIds" Target="commentsIds.xml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microsoft.com/office/2011/relationships/commentsExtended" Target="commentsExtended.xml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comments" Target="comments.xml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1369</TotalTime>
  <Pages>2</Pages>
  <Words>524</Words>
  <Characters>2989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creator>Sunny Tseng</dc:creator>
  <cp:keywords>DAF-l6DE0Uc,BAErLpaR-gQ</cp:keywords>
  <cp:lastModifiedBy>Zoe Southcott</cp:lastModifiedBy>
  <cp:revision>10</cp:revision>
  <dcterms:created xsi:type="dcterms:W3CDTF">2024-03-21T15:57:00Z</dcterms:created>
  <dcterms:modified xsi:type="dcterms:W3CDTF">2024-03-22T16:40:00Z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2024-03-19T00:00:00Z</vt:filetime>
  </property>
  <property fmtid="{D5CDD505-2E9C-101B-9397-08002B2CF9AE}" pid="3" name="Creator">
    <vt:lpwstr>UnknownApplication</vt:lpwstr>
  </property>
  <property fmtid="{D5CDD505-2E9C-101B-9397-08002B2CF9AE}" pid="4" name="LastSaved">
    <vt:filetime>2024-03-21T00:00:00Z</vt:filetime>
  </property>
</Properties>
</file>